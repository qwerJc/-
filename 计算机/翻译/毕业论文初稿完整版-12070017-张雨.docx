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950EDB" w14:textId="77777777" w:rsidR="003F6271" w:rsidRDefault="003F6271" w:rsidP="00946CEC">
      <w:pPr>
        <w:pStyle w:val="1"/>
        <w:numPr>
          <w:ilvl w:val="0"/>
          <w:numId w:val="0"/>
        </w:numPr>
        <w:ind w:left="360" w:hanging="360"/>
        <w:jc w:val="center"/>
      </w:pPr>
      <w:bookmarkStart w:id="0" w:name="_Toc450930588"/>
      <w:commentRangeStart w:id="1"/>
      <w:r w:rsidRPr="00A07D38">
        <w:rPr>
          <w:rFonts w:hint="eastAsia"/>
        </w:rPr>
        <w:t>摘要</w:t>
      </w:r>
      <w:bookmarkEnd w:id="0"/>
      <w:commentRangeEnd w:id="1"/>
      <w:r w:rsidR="001C2906">
        <w:rPr>
          <w:rStyle w:val="ad"/>
          <w:rFonts w:eastAsiaTheme="minorEastAsia"/>
          <w:b w:val="0"/>
          <w:bCs w:val="0"/>
          <w:kern w:val="2"/>
        </w:rPr>
        <w:commentReference w:id="1"/>
      </w:r>
    </w:p>
    <w:p w14:paraId="5367BF73" w14:textId="77777777" w:rsidR="0072575E" w:rsidRDefault="0072575E" w:rsidP="004A6808">
      <w:pPr>
        <w:ind w:firstLineChars="200" w:firstLine="480"/>
      </w:pPr>
      <w:r>
        <w:rPr>
          <w:rFonts w:hint="eastAsia"/>
        </w:rPr>
        <w:t>随着大数据时代的到来，海量数据的处理得到了越来越多的人们的重视。</w:t>
      </w:r>
      <w:r>
        <w:rPr>
          <w:rFonts w:hint="eastAsia"/>
        </w:rPr>
        <w:t>XML</w:t>
      </w:r>
      <w:r>
        <w:rPr>
          <w:rFonts w:hint="eastAsia"/>
        </w:rPr>
        <w:t>作为网络数据存储和交换的主要格式，</w:t>
      </w:r>
      <w:r>
        <w:rPr>
          <w:rFonts w:hint="eastAsia"/>
        </w:rPr>
        <w:t>XML</w:t>
      </w:r>
      <w:r>
        <w:rPr>
          <w:rFonts w:hint="eastAsia"/>
        </w:rPr>
        <w:t>数据流的处理也逐渐受到关注。</w:t>
      </w:r>
    </w:p>
    <w:p w14:paraId="4E287B17" w14:textId="77777777" w:rsidR="0072575E" w:rsidRDefault="0072575E" w:rsidP="004A6808">
      <w:pPr>
        <w:ind w:firstLineChars="200" w:firstLine="480"/>
      </w:pPr>
      <w:r>
        <w:rPr>
          <w:rFonts w:hint="eastAsia"/>
        </w:rPr>
        <w:t>在</w:t>
      </w:r>
      <w:r>
        <w:rPr>
          <w:rFonts w:hint="eastAsia"/>
        </w:rPr>
        <w:t>XML</w:t>
      </w:r>
      <w:r>
        <w:rPr>
          <w:rFonts w:hint="eastAsia"/>
        </w:rPr>
        <w:t>数据流处理时，由于处理节点的</w:t>
      </w:r>
      <w:r w:rsidR="00025859">
        <w:rPr>
          <w:rFonts w:hint="eastAsia"/>
        </w:rPr>
        <w:t>流量限制，</w:t>
      </w:r>
      <w:r>
        <w:rPr>
          <w:rFonts w:hint="eastAsia"/>
        </w:rPr>
        <w:t>很可能出现处理的效率</w:t>
      </w:r>
      <w:r w:rsidR="00025859">
        <w:rPr>
          <w:rFonts w:hint="eastAsia"/>
        </w:rPr>
        <w:t>与到来数据流数据量不匹配的矛盾。因此，本课题</w:t>
      </w:r>
      <w:r>
        <w:rPr>
          <w:rFonts w:hint="eastAsia"/>
        </w:rPr>
        <w:t>设计</w:t>
      </w:r>
      <w:r w:rsidR="00025859">
        <w:rPr>
          <w:rFonts w:hint="eastAsia"/>
        </w:rPr>
        <w:t>并实现</w:t>
      </w:r>
      <w:r>
        <w:rPr>
          <w:rFonts w:hint="eastAsia"/>
        </w:rPr>
        <w:t>一种在数据流环境下具有缓冲机制并支持高效访问的流式</w:t>
      </w:r>
      <w:r>
        <w:rPr>
          <w:rFonts w:hint="eastAsia"/>
        </w:rPr>
        <w:t>XML DOM</w:t>
      </w:r>
      <w:r w:rsidR="00025859">
        <w:rPr>
          <w:rFonts w:hint="eastAsia"/>
        </w:rPr>
        <w:t>。</w:t>
      </w:r>
    </w:p>
    <w:p w14:paraId="0206F2CE" w14:textId="77777777" w:rsidR="00025859" w:rsidRDefault="00025859" w:rsidP="004A6808">
      <w:pPr>
        <w:ind w:firstLineChars="200" w:firstLine="480"/>
      </w:pPr>
      <w:r>
        <w:rPr>
          <w:rFonts w:hint="eastAsia"/>
        </w:rPr>
        <w:t>本课题用大型</w:t>
      </w:r>
      <w:r>
        <w:rPr>
          <w:rFonts w:hint="eastAsia"/>
        </w:rPr>
        <w:t>XML</w:t>
      </w:r>
      <w:r>
        <w:rPr>
          <w:rFonts w:hint="eastAsia"/>
        </w:rPr>
        <w:t>文档模拟</w:t>
      </w:r>
      <w:r>
        <w:rPr>
          <w:rFonts w:hint="eastAsia"/>
        </w:rPr>
        <w:t>XML</w:t>
      </w:r>
      <w:r>
        <w:rPr>
          <w:rFonts w:hint="eastAsia"/>
        </w:rPr>
        <w:t>数据流环境，默认所有</w:t>
      </w:r>
      <w:r>
        <w:rPr>
          <w:rFonts w:hint="eastAsia"/>
        </w:rPr>
        <w:t>XML</w:t>
      </w:r>
      <w:r>
        <w:rPr>
          <w:rFonts w:hint="eastAsia"/>
        </w:rPr>
        <w:t>数据流信息均在</w:t>
      </w:r>
      <w:r>
        <w:rPr>
          <w:rFonts w:hint="eastAsia"/>
        </w:rPr>
        <w:t>XML</w:t>
      </w:r>
      <w:r>
        <w:rPr>
          <w:rFonts w:hint="eastAsia"/>
        </w:rPr>
        <w:t>文档的根节点下扩展。通过使用</w:t>
      </w:r>
      <w:r>
        <w:rPr>
          <w:rFonts w:hint="eastAsia"/>
        </w:rPr>
        <w:t>Xerces-C++</w:t>
      </w:r>
      <w:r>
        <w:rPr>
          <w:rFonts w:hint="eastAsia"/>
        </w:rPr>
        <w:t>中的</w:t>
      </w:r>
      <w:r>
        <w:rPr>
          <w:rFonts w:hint="eastAsia"/>
        </w:rPr>
        <w:t>SAX</w:t>
      </w:r>
      <w:r>
        <w:rPr>
          <w:rFonts w:hint="eastAsia"/>
        </w:rPr>
        <w:t>解析器部分将</w:t>
      </w:r>
      <w:r>
        <w:rPr>
          <w:rFonts w:hint="eastAsia"/>
        </w:rPr>
        <w:t>XML</w:t>
      </w:r>
      <w:r>
        <w:rPr>
          <w:rFonts w:hint="eastAsia"/>
        </w:rPr>
        <w:t>数据流转化为</w:t>
      </w:r>
      <w:r w:rsidR="00F820B3">
        <w:rPr>
          <w:rFonts w:hint="eastAsia"/>
        </w:rPr>
        <w:t>内存中顺序存储的缓冲式</w:t>
      </w:r>
      <w:r w:rsidR="00F820B3">
        <w:rPr>
          <w:rFonts w:hint="eastAsia"/>
        </w:rPr>
        <w:t>XML DOM</w:t>
      </w:r>
      <w:r w:rsidR="00F820B3">
        <w:rPr>
          <w:rFonts w:hint="eastAsia"/>
        </w:rPr>
        <w:t>。该缓冲式</w:t>
      </w:r>
      <w:r w:rsidR="00F820B3">
        <w:rPr>
          <w:rFonts w:hint="eastAsia"/>
        </w:rPr>
        <w:t>XML DOM</w:t>
      </w:r>
      <w:r w:rsidR="00F820B3">
        <w:rPr>
          <w:rFonts w:hint="eastAsia"/>
        </w:rPr>
        <w:t>内部维持一个具有多个子</w:t>
      </w:r>
      <w:r w:rsidR="00F820B3">
        <w:rPr>
          <w:rFonts w:hint="eastAsia"/>
        </w:rPr>
        <w:t>DOM</w:t>
      </w:r>
      <w:r w:rsidR="00F820B3">
        <w:rPr>
          <w:rFonts w:hint="eastAsia"/>
        </w:rPr>
        <w:t>的</w:t>
      </w:r>
      <w:r w:rsidR="00F820B3">
        <w:rPr>
          <w:rFonts w:hint="eastAsia"/>
        </w:rPr>
        <w:t>DOM</w:t>
      </w:r>
      <w:r w:rsidR="00F820B3">
        <w:rPr>
          <w:rFonts w:hint="eastAsia"/>
        </w:rPr>
        <w:t>池，同时每一个子</w:t>
      </w:r>
      <w:r w:rsidR="00F820B3">
        <w:rPr>
          <w:rFonts w:hint="eastAsia"/>
        </w:rPr>
        <w:t>DOM</w:t>
      </w:r>
      <w:r w:rsidR="00F820B3">
        <w:rPr>
          <w:rFonts w:hint="eastAsia"/>
        </w:rPr>
        <w:t>拥有专属自己的读写锁。</w:t>
      </w:r>
      <w:r w:rsidR="00507E00">
        <w:rPr>
          <w:rFonts w:hint="eastAsia"/>
        </w:rPr>
        <w:t>在子</w:t>
      </w:r>
      <w:r w:rsidR="00507E00">
        <w:rPr>
          <w:rFonts w:hint="eastAsia"/>
        </w:rPr>
        <w:t>DOM</w:t>
      </w:r>
      <w:r w:rsidR="00507E00">
        <w:rPr>
          <w:rFonts w:hint="eastAsia"/>
        </w:rPr>
        <w:t>内部存储的是</w:t>
      </w:r>
      <w:r w:rsidR="00507E00">
        <w:rPr>
          <w:rFonts w:hint="eastAsia"/>
        </w:rPr>
        <w:t>XML</w:t>
      </w:r>
      <w:r w:rsidR="00507E00">
        <w:rPr>
          <w:rFonts w:hint="eastAsia"/>
        </w:rPr>
        <w:t>数据流各个标签所对应</w:t>
      </w:r>
      <w:r w:rsidR="00507E00">
        <w:rPr>
          <w:rFonts w:hint="eastAsia"/>
        </w:rPr>
        <w:t>XML DOM</w:t>
      </w:r>
      <w:r w:rsidR="00507E00">
        <w:rPr>
          <w:rFonts w:hint="eastAsia"/>
        </w:rPr>
        <w:t>节点的索引。根据这些索引就可以提取相关信息封装成</w:t>
      </w:r>
      <w:r w:rsidR="00507E00">
        <w:rPr>
          <w:rFonts w:hint="eastAsia"/>
        </w:rPr>
        <w:t>XML DOM</w:t>
      </w:r>
      <w:r w:rsidR="00A32AF3">
        <w:rPr>
          <w:rFonts w:hint="eastAsia"/>
        </w:rPr>
        <w:t>节点。同时，采用</w:t>
      </w:r>
      <w:r w:rsidR="00A32AF3">
        <w:rPr>
          <w:rFonts w:hint="eastAsia"/>
        </w:rPr>
        <w:t>Xpath</w:t>
      </w:r>
      <w:r w:rsidR="00A32AF3">
        <w:rPr>
          <w:rFonts w:hint="eastAsia"/>
        </w:rPr>
        <w:t>可以遍历</w:t>
      </w:r>
      <w:r w:rsidR="00A32AF3">
        <w:rPr>
          <w:rFonts w:hint="eastAsia"/>
        </w:rPr>
        <w:t>XML DOM</w:t>
      </w:r>
      <w:r w:rsidR="00A32AF3">
        <w:rPr>
          <w:rFonts w:hint="eastAsia"/>
        </w:rPr>
        <w:t>节点进行查询。不过，由于</w:t>
      </w:r>
      <w:r w:rsidR="00A32AF3">
        <w:rPr>
          <w:rFonts w:hint="eastAsia"/>
        </w:rPr>
        <w:t>XML</w:t>
      </w:r>
      <w:r w:rsidR="00A32AF3">
        <w:rPr>
          <w:rFonts w:hint="eastAsia"/>
        </w:rPr>
        <w:t>数据流信息量巨大，因此只有在</w:t>
      </w:r>
      <w:r w:rsidR="00A32AF3">
        <w:rPr>
          <w:rFonts w:hint="eastAsia"/>
        </w:rPr>
        <w:t>Xpath</w:t>
      </w:r>
      <w:r w:rsidR="00A32AF3">
        <w:rPr>
          <w:rFonts w:hint="eastAsia"/>
        </w:rPr>
        <w:t>进行查询时才将需要的</w:t>
      </w:r>
      <w:r w:rsidR="00A32AF3">
        <w:rPr>
          <w:rFonts w:hint="eastAsia"/>
        </w:rPr>
        <w:t>XML DOM</w:t>
      </w:r>
      <w:r w:rsidR="00A32AF3">
        <w:rPr>
          <w:rFonts w:hint="eastAsia"/>
        </w:rPr>
        <w:t>节点封装起来进行处理。</w:t>
      </w:r>
    </w:p>
    <w:p w14:paraId="5F9D8D52" w14:textId="77777777" w:rsidR="00A32AF3" w:rsidRDefault="00A32AF3" w:rsidP="004A6808">
      <w:pPr>
        <w:ind w:firstLineChars="200" w:firstLine="480"/>
      </w:pPr>
      <w:r>
        <w:rPr>
          <w:rFonts w:hint="eastAsia"/>
        </w:rPr>
        <w:t>本课题旨在设计和实现数据流环境下的缓冲式</w:t>
      </w:r>
      <w:r>
        <w:rPr>
          <w:rFonts w:hint="eastAsia"/>
        </w:rPr>
        <w:t>XML DOM</w:t>
      </w:r>
      <w:r>
        <w:rPr>
          <w:rFonts w:hint="eastAsia"/>
        </w:rPr>
        <w:t>，通过</w:t>
      </w:r>
      <w:r>
        <w:rPr>
          <w:rFonts w:hint="eastAsia"/>
        </w:rPr>
        <w:t>Xpath</w:t>
      </w:r>
      <w:r>
        <w:rPr>
          <w:rFonts w:hint="eastAsia"/>
        </w:rPr>
        <w:t>查询来验证实现的正确性。但由于缓冲式</w:t>
      </w:r>
      <w:r>
        <w:rPr>
          <w:rFonts w:hint="eastAsia"/>
        </w:rPr>
        <w:t>XML DOM</w:t>
      </w:r>
      <w:r>
        <w:rPr>
          <w:rFonts w:hint="eastAsia"/>
        </w:rPr>
        <w:t>对于</w:t>
      </w:r>
      <w:r>
        <w:rPr>
          <w:rFonts w:hint="eastAsia"/>
        </w:rPr>
        <w:t>XML</w:t>
      </w:r>
      <w:r w:rsidR="007C7C91">
        <w:rPr>
          <w:rFonts w:hint="eastAsia"/>
        </w:rPr>
        <w:t>数据流的处理是持续不断的，而</w:t>
      </w:r>
      <w:r w:rsidR="007C7C91">
        <w:rPr>
          <w:rFonts w:hint="eastAsia"/>
        </w:rPr>
        <w:t>Xpath</w:t>
      </w:r>
      <w:r w:rsidR="007C7C91">
        <w:rPr>
          <w:rFonts w:hint="eastAsia"/>
        </w:rPr>
        <w:t>查询对于缓冲式</w:t>
      </w:r>
      <w:r w:rsidR="007C7C91">
        <w:rPr>
          <w:rFonts w:hint="eastAsia"/>
        </w:rPr>
        <w:t>XML DOM</w:t>
      </w:r>
      <w:r w:rsidR="007C7C91">
        <w:rPr>
          <w:rFonts w:hint="eastAsia"/>
        </w:rPr>
        <w:t>的访问也是随时进行的。因此本课题通过对于缓冲式</w:t>
      </w:r>
      <w:r w:rsidR="007C7C91">
        <w:rPr>
          <w:rFonts w:hint="eastAsia"/>
        </w:rPr>
        <w:t>XML DOM</w:t>
      </w:r>
      <w:r w:rsidR="007C7C91">
        <w:rPr>
          <w:rFonts w:hint="eastAsia"/>
        </w:rPr>
        <w:t>内的每一个子</w:t>
      </w:r>
      <w:r w:rsidR="007C7C91">
        <w:rPr>
          <w:rFonts w:hint="eastAsia"/>
        </w:rPr>
        <w:t>DOM</w:t>
      </w:r>
      <w:r w:rsidR="007C7C91">
        <w:rPr>
          <w:rFonts w:hint="eastAsia"/>
        </w:rPr>
        <w:t>设置读写锁来控制</w:t>
      </w:r>
      <w:r w:rsidR="007C7C91">
        <w:rPr>
          <w:rFonts w:hint="eastAsia"/>
        </w:rPr>
        <w:t>XML</w:t>
      </w:r>
      <w:r w:rsidR="007C7C91">
        <w:rPr>
          <w:rFonts w:hint="eastAsia"/>
        </w:rPr>
        <w:t>数据流存储和</w:t>
      </w:r>
      <w:r w:rsidR="007C7C91">
        <w:rPr>
          <w:rFonts w:hint="eastAsia"/>
        </w:rPr>
        <w:t>Xpath</w:t>
      </w:r>
      <w:r w:rsidR="007C7C91">
        <w:rPr>
          <w:rFonts w:hint="eastAsia"/>
        </w:rPr>
        <w:t>查询的同步。</w:t>
      </w:r>
    </w:p>
    <w:p w14:paraId="3A435D61" w14:textId="77777777" w:rsidR="007C7C91" w:rsidRDefault="007C7C91" w:rsidP="007C7C91"/>
    <w:p w14:paraId="456233DF" w14:textId="77777777" w:rsidR="007C7C91" w:rsidRPr="00A32AF3" w:rsidRDefault="007C7C91" w:rsidP="007C7C91">
      <w:r>
        <w:rPr>
          <w:rFonts w:hint="eastAsia"/>
        </w:rPr>
        <w:t>关键词</w:t>
      </w:r>
      <w:r>
        <w:rPr>
          <w:rFonts w:hint="eastAsia"/>
        </w:rPr>
        <w:t>:</w:t>
      </w:r>
      <w:r>
        <w:rPr>
          <w:rFonts w:hint="eastAsia"/>
        </w:rPr>
        <w:t>流数据；</w:t>
      </w:r>
      <w:r>
        <w:rPr>
          <w:rFonts w:hint="eastAsia"/>
        </w:rPr>
        <w:t>XML DOM</w:t>
      </w:r>
      <w:r w:rsidR="001656E4">
        <w:rPr>
          <w:rFonts w:hint="eastAsia"/>
        </w:rPr>
        <w:t>；</w:t>
      </w:r>
      <w:r w:rsidR="001656E4">
        <w:rPr>
          <w:rFonts w:hint="eastAsia"/>
        </w:rPr>
        <w:t>Xpath</w:t>
      </w:r>
    </w:p>
    <w:p w14:paraId="636CBF7C" w14:textId="77777777" w:rsidR="003F6271" w:rsidRDefault="003F6271" w:rsidP="003F6271">
      <w:pPr>
        <w:rPr>
          <w:kern w:val="44"/>
          <w:sz w:val="44"/>
          <w:szCs w:val="44"/>
        </w:rPr>
      </w:pPr>
      <w:r>
        <w:br w:type="page"/>
      </w:r>
    </w:p>
    <w:p w14:paraId="5DFAF134" w14:textId="77777777" w:rsidR="003F6271" w:rsidRPr="00856F05" w:rsidRDefault="003F6271" w:rsidP="007F18C0">
      <w:pPr>
        <w:pStyle w:val="1"/>
        <w:numPr>
          <w:ilvl w:val="0"/>
          <w:numId w:val="0"/>
        </w:numPr>
        <w:ind w:left="360" w:hanging="360"/>
        <w:jc w:val="center"/>
      </w:pPr>
      <w:bookmarkStart w:id="2" w:name="_Toc450930589"/>
      <w:r w:rsidRPr="00856F05">
        <w:rPr>
          <w:rFonts w:hint="eastAsia"/>
        </w:rPr>
        <w:lastRenderedPageBreak/>
        <w:t>ABSTRUCT</w:t>
      </w:r>
      <w:bookmarkEnd w:id="2"/>
    </w:p>
    <w:p w14:paraId="7F044D13" w14:textId="77777777" w:rsidR="00E4506D" w:rsidRDefault="00E4506D" w:rsidP="004A6808">
      <w:pPr>
        <w:ind w:firstLineChars="200" w:firstLine="480"/>
      </w:pPr>
      <w:r w:rsidRPr="00E4506D">
        <w:t>With the arrival of the era of big data,</w:t>
      </w:r>
      <w:r w:rsidR="00622E6B" w:rsidRPr="00622E6B">
        <w:t xml:space="preserve"> </w:t>
      </w:r>
      <w:r w:rsidR="00622E6B" w:rsidRPr="00E4506D">
        <w:t>more and more people</w:t>
      </w:r>
      <w:r w:rsidR="00622E6B">
        <w:rPr>
          <w:rFonts w:hint="eastAsia"/>
        </w:rPr>
        <w:t xml:space="preserve"> pay attention to the processing of</w:t>
      </w:r>
      <w:r w:rsidRPr="00E4506D">
        <w:t xml:space="preserve"> massive data. XML is the main format of network data storage and exchange, and the processing of XML data stream is gradually being concerned.</w:t>
      </w:r>
    </w:p>
    <w:p w14:paraId="630DD566" w14:textId="77777777" w:rsidR="00622E6B" w:rsidRDefault="00FC773C" w:rsidP="00465EE3">
      <w:pPr>
        <w:ind w:firstLine="420"/>
      </w:pPr>
      <w:r>
        <w:rPr>
          <w:rFonts w:hint="eastAsia"/>
        </w:rPr>
        <w:t>D</w:t>
      </w:r>
      <w:r>
        <w:t>ue to the</w:t>
      </w:r>
      <w:r w:rsidRPr="00FC773C">
        <w:t xml:space="preserve"> node's traffic constraints</w:t>
      </w:r>
      <w:r>
        <w:rPr>
          <w:rFonts w:hint="eastAsia"/>
        </w:rPr>
        <w:t xml:space="preserve"> i</w:t>
      </w:r>
      <w:r w:rsidRPr="00FC773C">
        <w:t>n XML data stream processing</w:t>
      </w:r>
      <w:r>
        <w:rPr>
          <w:rFonts w:hint="eastAsia"/>
        </w:rPr>
        <w:t>, i</w:t>
      </w:r>
      <w:r w:rsidRPr="00FC773C">
        <w:t>t is possible to deal with the contradiction between the efficiency of the data flow and the amount of data flow does not match. Therefore, this paper designs and real</w:t>
      </w:r>
      <w:r>
        <w:t xml:space="preserve">izes a kind of streaming </w:t>
      </w:r>
      <w:r>
        <w:rPr>
          <w:rFonts w:hint="eastAsia"/>
        </w:rPr>
        <w:t xml:space="preserve">XML </w:t>
      </w:r>
      <w:r>
        <w:t xml:space="preserve">DOM </w:t>
      </w:r>
      <w:r w:rsidRPr="00FC773C">
        <w:t>which has the buffer mechanism and supports the efficient access in the data stream environment.</w:t>
      </w:r>
    </w:p>
    <w:p w14:paraId="24C0A1DE" w14:textId="77777777" w:rsidR="00465EE3" w:rsidRDefault="00465EE3" w:rsidP="00465EE3">
      <w:pPr>
        <w:ind w:firstLine="420"/>
      </w:pPr>
      <w:r w:rsidRPr="00465EE3">
        <w:t xml:space="preserve">This topic uses a large XML document </w:t>
      </w:r>
      <w:r>
        <w:t>simulat</w:t>
      </w:r>
      <w:r>
        <w:rPr>
          <w:rFonts w:hint="eastAsia"/>
        </w:rPr>
        <w:t>ing</w:t>
      </w:r>
      <w:r w:rsidRPr="00465EE3">
        <w:t xml:space="preserve"> XML data stream environment, all XML data flow information are </w:t>
      </w:r>
      <w:r w:rsidR="00AB264E" w:rsidRPr="00465EE3">
        <w:t xml:space="preserve">the default </w:t>
      </w:r>
      <w:r w:rsidRPr="00465EE3">
        <w:t xml:space="preserve">extended under the root node of the XML document. By using the SAX parser in Xerces-C++, the XML data stream is converted to a buffered </w:t>
      </w:r>
      <w:r w:rsidR="00AB264E" w:rsidRPr="00465EE3">
        <w:t xml:space="preserve">XML </w:t>
      </w:r>
      <w:r w:rsidRPr="00465EE3">
        <w:t>DOM that is sequentially stored in the memory.</w:t>
      </w:r>
    </w:p>
    <w:p w14:paraId="0D0E8623" w14:textId="77777777" w:rsidR="00CA59CA" w:rsidRDefault="00CA59CA" w:rsidP="00465EE3">
      <w:pPr>
        <w:ind w:firstLine="420"/>
        <w:rPr>
          <w:u w:val="single"/>
        </w:rPr>
      </w:pPr>
      <w:r w:rsidRPr="00CA59CA">
        <w:t>The XML DOM maintains a DOM pool with a plurality of sub DOM, and each sub DO</w:t>
      </w:r>
      <w:r>
        <w:t>M has an exclusive read</w:t>
      </w:r>
      <w:r>
        <w:rPr>
          <w:rFonts w:hint="eastAsia"/>
        </w:rPr>
        <w:t>-</w:t>
      </w:r>
      <w:r w:rsidRPr="00CA59CA">
        <w:t>write lock. The</w:t>
      </w:r>
      <w:r>
        <w:t xml:space="preserve"> internal storage of the sub </w:t>
      </w:r>
      <w:r>
        <w:rPr>
          <w:rFonts w:hint="eastAsia"/>
        </w:rPr>
        <w:t>DOM</w:t>
      </w:r>
      <w:r w:rsidRPr="00CA59CA">
        <w:t xml:space="preserve"> is the index of the XML DOM node corresponding to each label of </w:t>
      </w:r>
      <w:r>
        <w:t xml:space="preserve">the </w:t>
      </w:r>
      <w:r>
        <w:rPr>
          <w:rFonts w:hint="eastAsia"/>
        </w:rPr>
        <w:t>XML</w:t>
      </w:r>
      <w:r w:rsidRPr="00CA59CA">
        <w:t xml:space="preserve"> data stream. According to these indexes, the relevant information can be extracted and encapsulated into XML DOM nodes. At the same time, the Xpath can be used to traverse the XML DOM node for query. However, due to the huge amount of XML data flow information, </w:t>
      </w:r>
      <w:r w:rsidRPr="00CA59CA">
        <w:rPr>
          <w:u w:val="single"/>
        </w:rPr>
        <w:t>so only when the Xpath query need</w:t>
      </w:r>
      <w:r w:rsidRPr="00CA59CA">
        <w:rPr>
          <w:rFonts w:hint="eastAsia"/>
          <w:u w:val="single"/>
        </w:rPr>
        <w:t>ed</w:t>
      </w:r>
      <w:r w:rsidRPr="00CA59CA">
        <w:rPr>
          <w:u w:val="single"/>
        </w:rPr>
        <w:t xml:space="preserve"> to be packaged XML DOM nodes to deal with.</w:t>
      </w:r>
    </w:p>
    <w:p w14:paraId="013CA0F2" w14:textId="77777777" w:rsidR="00CA59CA" w:rsidRPr="00CA59CA" w:rsidRDefault="00CA59CA" w:rsidP="00465EE3">
      <w:pPr>
        <w:ind w:firstLine="420"/>
      </w:pPr>
      <w:r w:rsidRPr="00CA59CA">
        <w:t xml:space="preserve">The purpose of this paper is to design and implement a buffer XML DOM in the data stream environment, and verify the correctness of the implementation by using Xpath query. However, due to the </w:t>
      </w:r>
      <w:r w:rsidR="00A41B40" w:rsidRPr="00CA59CA">
        <w:t xml:space="preserve">processing </w:t>
      </w:r>
      <w:r w:rsidR="00A41B40">
        <w:rPr>
          <w:rFonts w:hint="eastAsia"/>
        </w:rPr>
        <w:t xml:space="preserve">of </w:t>
      </w:r>
      <w:r w:rsidR="00A41B40" w:rsidRPr="00CA59CA">
        <w:t>XML data stream</w:t>
      </w:r>
      <w:r w:rsidR="00A41B40">
        <w:rPr>
          <w:rFonts w:hint="eastAsia"/>
        </w:rPr>
        <w:t xml:space="preserve"> to</w:t>
      </w:r>
      <w:r w:rsidR="00A41B40" w:rsidRPr="00CA59CA">
        <w:t xml:space="preserve"> </w:t>
      </w:r>
      <w:r w:rsidRPr="00CA59CA">
        <w:t xml:space="preserve">XML DOM is continuous, and the Xpath query for </w:t>
      </w:r>
      <w:r w:rsidR="00A41B40" w:rsidRPr="00CA59CA">
        <w:t>XML</w:t>
      </w:r>
      <w:r w:rsidRPr="00CA59CA">
        <w:t xml:space="preserve"> DOM access is also at any time. Therefore through </w:t>
      </w:r>
      <w:r w:rsidR="00A41B40" w:rsidRPr="00CA59CA">
        <w:t>set</w:t>
      </w:r>
      <w:r w:rsidR="00A41B40">
        <w:rPr>
          <w:rFonts w:hint="eastAsia"/>
        </w:rPr>
        <w:t>ting</w:t>
      </w:r>
      <w:r w:rsidR="00A41B40" w:rsidRPr="00CA59CA">
        <w:t xml:space="preserve"> </w:t>
      </w:r>
      <w:r w:rsidRPr="00CA59CA">
        <w:t xml:space="preserve">each sub DOM </w:t>
      </w:r>
      <w:r w:rsidR="00A41B40" w:rsidRPr="00CA59CA">
        <w:t xml:space="preserve">within XML DOM </w:t>
      </w:r>
      <w:r w:rsidRPr="00CA59CA">
        <w:t>to</w:t>
      </w:r>
      <w:r w:rsidR="00A41B40">
        <w:rPr>
          <w:rFonts w:hint="eastAsia"/>
        </w:rPr>
        <w:t xml:space="preserve"> have a </w:t>
      </w:r>
      <w:r w:rsidR="00A41B40">
        <w:t>read</w:t>
      </w:r>
      <w:r w:rsidR="00A41B40">
        <w:rPr>
          <w:rFonts w:hint="eastAsia"/>
        </w:rPr>
        <w:t>-</w:t>
      </w:r>
      <w:r w:rsidRPr="00CA59CA">
        <w:t xml:space="preserve">write lock to control the </w:t>
      </w:r>
      <w:r w:rsidR="00A41B40" w:rsidRPr="00CA59CA">
        <w:t xml:space="preserve">synchronization </w:t>
      </w:r>
      <w:r w:rsidR="00A41B40">
        <w:rPr>
          <w:rFonts w:hint="eastAsia"/>
        </w:rPr>
        <w:t xml:space="preserve">of </w:t>
      </w:r>
      <w:r w:rsidRPr="00CA59CA">
        <w:t>XML data stream storage and Xpath query.</w:t>
      </w:r>
    </w:p>
    <w:p w14:paraId="0DF7082F" w14:textId="77777777" w:rsidR="00A07D38" w:rsidRDefault="003F6271" w:rsidP="003F6271">
      <w:r>
        <w:br w:type="page"/>
      </w:r>
    </w:p>
    <w:commentRangeStart w:id="3" w:displacedByCustomXml="next"/>
    <w:sdt>
      <w:sdtPr>
        <w:rPr>
          <w:rFonts w:asciiTheme="minorHAnsi" w:eastAsiaTheme="minorEastAsia" w:hAnsiTheme="minorHAnsi" w:cstheme="minorBidi"/>
          <w:b w:val="0"/>
          <w:bCs w:val="0"/>
          <w:color w:val="auto"/>
          <w:kern w:val="2"/>
          <w:sz w:val="21"/>
          <w:szCs w:val="22"/>
          <w:lang w:val="zh-CN"/>
        </w:rPr>
        <w:id w:val="26597095"/>
        <w:docPartObj>
          <w:docPartGallery w:val="Table of Contents"/>
          <w:docPartUnique/>
        </w:docPartObj>
      </w:sdtPr>
      <w:sdtEndPr>
        <w:rPr>
          <w:rFonts w:ascii="Times New Roman" w:hAnsi="Times New Roman"/>
          <w:sz w:val="24"/>
          <w:lang w:val="en-US"/>
        </w:rPr>
      </w:sdtEndPr>
      <w:sdtContent>
        <w:p w14:paraId="5901A341" w14:textId="77777777" w:rsidR="0072575E" w:rsidRDefault="0072575E" w:rsidP="00795791">
          <w:pPr>
            <w:pStyle w:val="TOC"/>
          </w:pPr>
          <w:r>
            <w:rPr>
              <w:lang w:val="zh-CN"/>
            </w:rPr>
            <w:t>目录</w:t>
          </w:r>
          <w:commentRangeEnd w:id="3"/>
          <w:r w:rsidR="001C2906">
            <w:rPr>
              <w:rStyle w:val="ad"/>
              <w:rFonts w:ascii="Times New Roman" w:eastAsiaTheme="minorEastAsia" w:hAnsi="Times New Roman" w:cstheme="minorBidi"/>
              <w:b w:val="0"/>
              <w:bCs w:val="0"/>
              <w:color w:val="auto"/>
              <w:kern w:val="2"/>
            </w:rPr>
            <w:commentReference w:id="3"/>
          </w:r>
        </w:p>
        <w:p w14:paraId="2EE0D216" w14:textId="77777777" w:rsidR="00D54080" w:rsidRDefault="004B0B9B">
          <w:pPr>
            <w:pStyle w:val="12"/>
            <w:tabs>
              <w:tab w:val="right" w:leader="dot" w:pos="8296"/>
            </w:tabs>
            <w:rPr>
              <w:noProof/>
            </w:rPr>
          </w:pPr>
          <w:r>
            <w:fldChar w:fldCharType="begin"/>
          </w:r>
          <w:r w:rsidR="0072575E">
            <w:instrText xml:space="preserve"> TOC \o "1-3" \h \z \u </w:instrText>
          </w:r>
          <w:r>
            <w:fldChar w:fldCharType="separate"/>
          </w:r>
          <w:hyperlink w:anchor="_Toc450930588" w:history="1">
            <w:r w:rsidR="00D54080" w:rsidRPr="00450096">
              <w:rPr>
                <w:rStyle w:val="aa"/>
                <w:rFonts w:hint="eastAsia"/>
                <w:noProof/>
              </w:rPr>
              <w:t>摘要</w:t>
            </w:r>
            <w:r w:rsidR="00D54080">
              <w:rPr>
                <w:noProof/>
                <w:webHidden/>
              </w:rPr>
              <w:tab/>
            </w:r>
            <w:r>
              <w:rPr>
                <w:noProof/>
                <w:webHidden/>
              </w:rPr>
              <w:fldChar w:fldCharType="begin"/>
            </w:r>
            <w:r w:rsidR="00D54080">
              <w:rPr>
                <w:noProof/>
                <w:webHidden/>
              </w:rPr>
              <w:instrText xml:space="preserve"> PAGEREF _Toc450930588 \h </w:instrText>
            </w:r>
            <w:r>
              <w:rPr>
                <w:noProof/>
                <w:webHidden/>
              </w:rPr>
            </w:r>
            <w:r>
              <w:rPr>
                <w:noProof/>
                <w:webHidden/>
              </w:rPr>
              <w:fldChar w:fldCharType="separate"/>
            </w:r>
            <w:r w:rsidR="00D54080">
              <w:rPr>
                <w:noProof/>
                <w:webHidden/>
              </w:rPr>
              <w:t>1</w:t>
            </w:r>
            <w:r>
              <w:rPr>
                <w:noProof/>
                <w:webHidden/>
              </w:rPr>
              <w:fldChar w:fldCharType="end"/>
            </w:r>
          </w:hyperlink>
        </w:p>
        <w:p w14:paraId="01E87382" w14:textId="77777777" w:rsidR="00D54080" w:rsidRDefault="0016743D">
          <w:pPr>
            <w:pStyle w:val="12"/>
            <w:tabs>
              <w:tab w:val="right" w:leader="dot" w:pos="8296"/>
            </w:tabs>
            <w:rPr>
              <w:noProof/>
            </w:rPr>
          </w:pPr>
          <w:hyperlink w:anchor="_Toc450930589" w:history="1">
            <w:r w:rsidR="00D54080" w:rsidRPr="00450096">
              <w:rPr>
                <w:rStyle w:val="aa"/>
                <w:noProof/>
              </w:rPr>
              <w:t>ABSTRUCT</w:t>
            </w:r>
            <w:r w:rsidR="00D54080">
              <w:rPr>
                <w:noProof/>
                <w:webHidden/>
              </w:rPr>
              <w:tab/>
            </w:r>
            <w:r w:rsidR="004B0B9B">
              <w:rPr>
                <w:noProof/>
                <w:webHidden/>
              </w:rPr>
              <w:fldChar w:fldCharType="begin"/>
            </w:r>
            <w:r w:rsidR="00D54080">
              <w:rPr>
                <w:noProof/>
                <w:webHidden/>
              </w:rPr>
              <w:instrText xml:space="preserve"> PAGEREF _Toc450930589 \h </w:instrText>
            </w:r>
            <w:r w:rsidR="004B0B9B">
              <w:rPr>
                <w:noProof/>
                <w:webHidden/>
              </w:rPr>
            </w:r>
            <w:r w:rsidR="004B0B9B">
              <w:rPr>
                <w:noProof/>
                <w:webHidden/>
              </w:rPr>
              <w:fldChar w:fldCharType="separate"/>
            </w:r>
            <w:r w:rsidR="00D54080">
              <w:rPr>
                <w:noProof/>
                <w:webHidden/>
              </w:rPr>
              <w:t>2</w:t>
            </w:r>
            <w:r w:rsidR="004B0B9B">
              <w:rPr>
                <w:noProof/>
                <w:webHidden/>
              </w:rPr>
              <w:fldChar w:fldCharType="end"/>
            </w:r>
          </w:hyperlink>
        </w:p>
        <w:p w14:paraId="4DA3E9B7" w14:textId="77777777" w:rsidR="00D54080" w:rsidRDefault="0016743D">
          <w:pPr>
            <w:pStyle w:val="12"/>
            <w:tabs>
              <w:tab w:val="right" w:leader="dot" w:pos="8296"/>
            </w:tabs>
            <w:rPr>
              <w:noProof/>
            </w:rPr>
          </w:pPr>
          <w:hyperlink w:anchor="_Toc450930590" w:history="1">
            <w:r w:rsidR="00D54080" w:rsidRPr="00450096">
              <w:rPr>
                <w:rStyle w:val="aa"/>
                <w:noProof/>
              </w:rPr>
              <w:t>1.</w:t>
            </w:r>
            <w:r w:rsidR="00D54080" w:rsidRPr="00450096">
              <w:rPr>
                <w:rStyle w:val="aa"/>
                <w:rFonts w:hint="eastAsia"/>
                <w:noProof/>
              </w:rPr>
              <w:t>绪论</w:t>
            </w:r>
            <w:r w:rsidR="00D54080">
              <w:rPr>
                <w:noProof/>
                <w:webHidden/>
              </w:rPr>
              <w:tab/>
            </w:r>
            <w:r w:rsidR="004B0B9B">
              <w:rPr>
                <w:noProof/>
                <w:webHidden/>
              </w:rPr>
              <w:fldChar w:fldCharType="begin"/>
            </w:r>
            <w:r w:rsidR="00D54080">
              <w:rPr>
                <w:noProof/>
                <w:webHidden/>
              </w:rPr>
              <w:instrText xml:space="preserve"> PAGEREF _Toc450930590 \h </w:instrText>
            </w:r>
            <w:r w:rsidR="004B0B9B">
              <w:rPr>
                <w:noProof/>
                <w:webHidden/>
              </w:rPr>
            </w:r>
            <w:r w:rsidR="004B0B9B">
              <w:rPr>
                <w:noProof/>
                <w:webHidden/>
              </w:rPr>
              <w:fldChar w:fldCharType="separate"/>
            </w:r>
            <w:r w:rsidR="00D54080">
              <w:rPr>
                <w:noProof/>
                <w:webHidden/>
              </w:rPr>
              <w:t>5</w:t>
            </w:r>
            <w:r w:rsidR="004B0B9B">
              <w:rPr>
                <w:noProof/>
                <w:webHidden/>
              </w:rPr>
              <w:fldChar w:fldCharType="end"/>
            </w:r>
          </w:hyperlink>
        </w:p>
        <w:p w14:paraId="2449E0C2" w14:textId="77777777" w:rsidR="00D54080" w:rsidRDefault="0016743D" w:rsidP="004A6808">
          <w:pPr>
            <w:pStyle w:val="21"/>
            <w:tabs>
              <w:tab w:val="right" w:leader="dot" w:pos="8296"/>
            </w:tabs>
            <w:ind w:left="480"/>
            <w:rPr>
              <w:noProof/>
            </w:rPr>
          </w:pPr>
          <w:hyperlink w:anchor="_Toc450930591" w:history="1">
            <w:r w:rsidR="00D54080" w:rsidRPr="00450096">
              <w:rPr>
                <w:rStyle w:val="aa"/>
                <w:noProof/>
              </w:rPr>
              <w:t>1.1</w:t>
            </w:r>
            <w:r w:rsidR="00D54080" w:rsidRPr="00450096">
              <w:rPr>
                <w:rStyle w:val="aa"/>
                <w:rFonts w:hint="eastAsia"/>
                <w:noProof/>
              </w:rPr>
              <w:t>课题背景</w:t>
            </w:r>
            <w:r w:rsidR="00D54080">
              <w:rPr>
                <w:noProof/>
                <w:webHidden/>
              </w:rPr>
              <w:tab/>
            </w:r>
            <w:r w:rsidR="004B0B9B">
              <w:rPr>
                <w:noProof/>
                <w:webHidden/>
              </w:rPr>
              <w:fldChar w:fldCharType="begin"/>
            </w:r>
            <w:r w:rsidR="00D54080">
              <w:rPr>
                <w:noProof/>
                <w:webHidden/>
              </w:rPr>
              <w:instrText xml:space="preserve"> PAGEREF _Toc450930591 \h </w:instrText>
            </w:r>
            <w:r w:rsidR="004B0B9B">
              <w:rPr>
                <w:noProof/>
                <w:webHidden/>
              </w:rPr>
            </w:r>
            <w:r w:rsidR="004B0B9B">
              <w:rPr>
                <w:noProof/>
                <w:webHidden/>
              </w:rPr>
              <w:fldChar w:fldCharType="separate"/>
            </w:r>
            <w:r w:rsidR="00D54080">
              <w:rPr>
                <w:noProof/>
                <w:webHidden/>
              </w:rPr>
              <w:t>5</w:t>
            </w:r>
            <w:r w:rsidR="004B0B9B">
              <w:rPr>
                <w:noProof/>
                <w:webHidden/>
              </w:rPr>
              <w:fldChar w:fldCharType="end"/>
            </w:r>
          </w:hyperlink>
        </w:p>
        <w:p w14:paraId="414043B3" w14:textId="77777777" w:rsidR="00D54080" w:rsidRDefault="0016743D" w:rsidP="004A6808">
          <w:pPr>
            <w:pStyle w:val="21"/>
            <w:tabs>
              <w:tab w:val="right" w:leader="dot" w:pos="8296"/>
            </w:tabs>
            <w:ind w:left="480"/>
            <w:rPr>
              <w:noProof/>
            </w:rPr>
          </w:pPr>
          <w:hyperlink w:anchor="_Toc450930592" w:history="1">
            <w:r w:rsidR="00D54080" w:rsidRPr="00450096">
              <w:rPr>
                <w:rStyle w:val="aa"/>
                <w:noProof/>
              </w:rPr>
              <w:t>1.2</w:t>
            </w:r>
            <w:r w:rsidR="00D54080" w:rsidRPr="00450096">
              <w:rPr>
                <w:rStyle w:val="aa"/>
                <w:rFonts w:hint="eastAsia"/>
                <w:noProof/>
              </w:rPr>
              <w:t>任务以及主要工作</w:t>
            </w:r>
            <w:r w:rsidR="00D54080">
              <w:rPr>
                <w:noProof/>
                <w:webHidden/>
              </w:rPr>
              <w:tab/>
            </w:r>
            <w:r w:rsidR="004B0B9B">
              <w:rPr>
                <w:noProof/>
                <w:webHidden/>
              </w:rPr>
              <w:fldChar w:fldCharType="begin"/>
            </w:r>
            <w:r w:rsidR="00D54080">
              <w:rPr>
                <w:noProof/>
                <w:webHidden/>
              </w:rPr>
              <w:instrText xml:space="preserve"> PAGEREF _Toc450930592 \h </w:instrText>
            </w:r>
            <w:r w:rsidR="004B0B9B">
              <w:rPr>
                <w:noProof/>
                <w:webHidden/>
              </w:rPr>
            </w:r>
            <w:r w:rsidR="004B0B9B">
              <w:rPr>
                <w:noProof/>
                <w:webHidden/>
              </w:rPr>
              <w:fldChar w:fldCharType="separate"/>
            </w:r>
            <w:r w:rsidR="00D54080">
              <w:rPr>
                <w:noProof/>
                <w:webHidden/>
              </w:rPr>
              <w:t>5</w:t>
            </w:r>
            <w:r w:rsidR="004B0B9B">
              <w:rPr>
                <w:noProof/>
                <w:webHidden/>
              </w:rPr>
              <w:fldChar w:fldCharType="end"/>
            </w:r>
          </w:hyperlink>
        </w:p>
        <w:p w14:paraId="5971FFF8" w14:textId="77777777" w:rsidR="00D54080" w:rsidRDefault="0016743D" w:rsidP="004A6808">
          <w:pPr>
            <w:pStyle w:val="21"/>
            <w:tabs>
              <w:tab w:val="right" w:leader="dot" w:pos="8296"/>
            </w:tabs>
            <w:ind w:left="480"/>
            <w:rPr>
              <w:noProof/>
            </w:rPr>
          </w:pPr>
          <w:hyperlink w:anchor="_Toc450930593" w:history="1">
            <w:r w:rsidR="00D54080" w:rsidRPr="00450096">
              <w:rPr>
                <w:rStyle w:val="aa"/>
                <w:noProof/>
              </w:rPr>
              <w:t>1.3</w:t>
            </w:r>
            <w:r w:rsidR="00D54080" w:rsidRPr="00450096">
              <w:rPr>
                <w:rStyle w:val="aa"/>
                <w:rFonts w:hint="eastAsia"/>
                <w:noProof/>
              </w:rPr>
              <w:t>目的及意义</w:t>
            </w:r>
            <w:r w:rsidR="00D54080">
              <w:rPr>
                <w:noProof/>
                <w:webHidden/>
              </w:rPr>
              <w:tab/>
            </w:r>
            <w:r w:rsidR="004B0B9B">
              <w:rPr>
                <w:noProof/>
                <w:webHidden/>
              </w:rPr>
              <w:fldChar w:fldCharType="begin"/>
            </w:r>
            <w:r w:rsidR="00D54080">
              <w:rPr>
                <w:noProof/>
                <w:webHidden/>
              </w:rPr>
              <w:instrText xml:space="preserve"> PAGEREF _Toc450930593 \h </w:instrText>
            </w:r>
            <w:r w:rsidR="004B0B9B">
              <w:rPr>
                <w:noProof/>
                <w:webHidden/>
              </w:rPr>
            </w:r>
            <w:r w:rsidR="004B0B9B">
              <w:rPr>
                <w:noProof/>
                <w:webHidden/>
              </w:rPr>
              <w:fldChar w:fldCharType="separate"/>
            </w:r>
            <w:r w:rsidR="00D54080">
              <w:rPr>
                <w:noProof/>
                <w:webHidden/>
              </w:rPr>
              <w:t>5</w:t>
            </w:r>
            <w:r w:rsidR="004B0B9B">
              <w:rPr>
                <w:noProof/>
                <w:webHidden/>
              </w:rPr>
              <w:fldChar w:fldCharType="end"/>
            </w:r>
          </w:hyperlink>
        </w:p>
        <w:p w14:paraId="0575B40D" w14:textId="77777777" w:rsidR="00D54080" w:rsidRDefault="0016743D" w:rsidP="004A6808">
          <w:pPr>
            <w:pStyle w:val="21"/>
            <w:tabs>
              <w:tab w:val="right" w:leader="dot" w:pos="8296"/>
            </w:tabs>
            <w:ind w:left="480"/>
            <w:rPr>
              <w:noProof/>
            </w:rPr>
          </w:pPr>
          <w:hyperlink w:anchor="_Toc450930594" w:history="1">
            <w:r w:rsidR="00D54080" w:rsidRPr="00450096">
              <w:rPr>
                <w:rStyle w:val="aa"/>
                <w:noProof/>
              </w:rPr>
              <w:t xml:space="preserve">1.4 </w:t>
            </w:r>
            <w:r w:rsidR="00D54080" w:rsidRPr="00450096">
              <w:rPr>
                <w:rStyle w:val="aa"/>
                <w:rFonts w:hint="eastAsia"/>
                <w:noProof/>
              </w:rPr>
              <w:t>本文结构</w:t>
            </w:r>
            <w:r w:rsidR="00D54080">
              <w:rPr>
                <w:noProof/>
                <w:webHidden/>
              </w:rPr>
              <w:tab/>
            </w:r>
            <w:r w:rsidR="004B0B9B">
              <w:rPr>
                <w:noProof/>
                <w:webHidden/>
              </w:rPr>
              <w:fldChar w:fldCharType="begin"/>
            </w:r>
            <w:r w:rsidR="00D54080">
              <w:rPr>
                <w:noProof/>
                <w:webHidden/>
              </w:rPr>
              <w:instrText xml:space="preserve"> PAGEREF _Toc450930594 \h </w:instrText>
            </w:r>
            <w:r w:rsidR="004B0B9B">
              <w:rPr>
                <w:noProof/>
                <w:webHidden/>
              </w:rPr>
            </w:r>
            <w:r w:rsidR="004B0B9B">
              <w:rPr>
                <w:noProof/>
                <w:webHidden/>
              </w:rPr>
              <w:fldChar w:fldCharType="separate"/>
            </w:r>
            <w:r w:rsidR="00D54080">
              <w:rPr>
                <w:noProof/>
                <w:webHidden/>
              </w:rPr>
              <w:t>6</w:t>
            </w:r>
            <w:r w:rsidR="004B0B9B">
              <w:rPr>
                <w:noProof/>
                <w:webHidden/>
              </w:rPr>
              <w:fldChar w:fldCharType="end"/>
            </w:r>
          </w:hyperlink>
        </w:p>
        <w:p w14:paraId="0F88F9DE" w14:textId="77777777" w:rsidR="00D54080" w:rsidRDefault="0016743D">
          <w:pPr>
            <w:pStyle w:val="12"/>
            <w:tabs>
              <w:tab w:val="right" w:leader="dot" w:pos="8296"/>
            </w:tabs>
            <w:rPr>
              <w:noProof/>
            </w:rPr>
          </w:pPr>
          <w:hyperlink w:anchor="_Toc450930595" w:history="1">
            <w:r w:rsidR="00D54080" w:rsidRPr="00450096">
              <w:rPr>
                <w:rStyle w:val="aa"/>
                <w:noProof/>
              </w:rPr>
              <w:t>2.</w:t>
            </w:r>
            <w:r w:rsidR="00D54080" w:rsidRPr="00450096">
              <w:rPr>
                <w:rStyle w:val="aa"/>
                <w:rFonts w:hint="eastAsia"/>
                <w:noProof/>
              </w:rPr>
              <w:t>相关技术介绍</w:t>
            </w:r>
            <w:r w:rsidR="00D54080">
              <w:rPr>
                <w:noProof/>
                <w:webHidden/>
              </w:rPr>
              <w:tab/>
            </w:r>
            <w:r w:rsidR="004B0B9B">
              <w:rPr>
                <w:noProof/>
                <w:webHidden/>
              </w:rPr>
              <w:fldChar w:fldCharType="begin"/>
            </w:r>
            <w:r w:rsidR="00D54080">
              <w:rPr>
                <w:noProof/>
                <w:webHidden/>
              </w:rPr>
              <w:instrText xml:space="preserve"> PAGEREF _Toc450930595 \h </w:instrText>
            </w:r>
            <w:r w:rsidR="004B0B9B">
              <w:rPr>
                <w:noProof/>
                <w:webHidden/>
              </w:rPr>
            </w:r>
            <w:r w:rsidR="004B0B9B">
              <w:rPr>
                <w:noProof/>
                <w:webHidden/>
              </w:rPr>
              <w:fldChar w:fldCharType="separate"/>
            </w:r>
            <w:r w:rsidR="00D54080">
              <w:rPr>
                <w:noProof/>
                <w:webHidden/>
              </w:rPr>
              <w:t>6</w:t>
            </w:r>
            <w:r w:rsidR="004B0B9B">
              <w:rPr>
                <w:noProof/>
                <w:webHidden/>
              </w:rPr>
              <w:fldChar w:fldCharType="end"/>
            </w:r>
          </w:hyperlink>
        </w:p>
        <w:p w14:paraId="14E67465" w14:textId="77777777" w:rsidR="00D54080" w:rsidRDefault="0016743D" w:rsidP="004A6808">
          <w:pPr>
            <w:pStyle w:val="21"/>
            <w:tabs>
              <w:tab w:val="left" w:pos="1050"/>
              <w:tab w:val="right" w:leader="dot" w:pos="8296"/>
            </w:tabs>
            <w:ind w:left="480"/>
            <w:rPr>
              <w:noProof/>
            </w:rPr>
          </w:pPr>
          <w:hyperlink w:anchor="_Toc450930596" w:history="1">
            <w:r w:rsidR="00D54080" w:rsidRPr="00450096">
              <w:rPr>
                <w:rStyle w:val="aa"/>
                <w:noProof/>
              </w:rPr>
              <w:t>1.1</w:t>
            </w:r>
            <w:r w:rsidR="00D54080">
              <w:rPr>
                <w:noProof/>
              </w:rPr>
              <w:tab/>
            </w:r>
            <w:r w:rsidR="00D54080" w:rsidRPr="00450096">
              <w:rPr>
                <w:rStyle w:val="aa"/>
                <w:noProof/>
              </w:rPr>
              <w:t>XML</w:t>
            </w:r>
            <w:r w:rsidR="00D54080" w:rsidRPr="00450096">
              <w:rPr>
                <w:rStyle w:val="aa"/>
                <w:rFonts w:hint="eastAsia"/>
                <w:noProof/>
              </w:rPr>
              <w:t>文档对象模型</w:t>
            </w:r>
            <w:r w:rsidR="00D54080">
              <w:rPr>
                <w:noProof/>
                <w:webHidden/>
              </w:rPr>
              <w:tab/>
            </w:r>
            <w:r w:rsidR="004B0B9B">
              <w:rPr>
                <w:noProof/>
                <w:webHidden/>
              </w:rPr>
              <w:fldChar w:fldCharType="begin"/>
            </w:r>
            <w:r w:rsidR="00D54080">
              <w:rPr>
                <w:noProof/>
                <w:webHidden/>
              </w:rPr>
              <w:instrText xml:space="preserve"> PAGEREF _Toc450930596 \h </w:instrText>
            </w:r>
            <w:r w:rsidR="004B0B9B">
              <w:rPr>
                <w:noProof/>
                <w:webHidden/>
              </w:rPr>
            </w:r>
            <w:r w:rsidR="004B0B9B">
              <w:rPr>
                <w:noProof/>
                <w:webHidden/>
              </w:rPr>
              <w:fldChar w:fldCharType="separate"/>
            </w:r>
            <w:r w:rsidR="00D54080">
              <w:rPr>
                <w:noProof/>
                <w:webHidden/>
              </w:rPr>
              <w:t>6</w:t>
            </w:r>
            <w:r w:rsidR="004B0B9B">
              <w:rPr>
                <w:noProof/>
                <w:webHidden/>
              </w:rPr>
              <w:fldChar w:fldCharType="end"/>
            </w:r>
          </w:hyperlink>
        </w:p>
        <w:p w14:paraId="680C09C0" w14:textId="77777777" w:rsidR="00D54080" w:rsidRDefault="0016743D" w:rsidP="004A6808">
          <w:pPr>
            <w:pStyle w:val="30"/>
            <w:tabs>
              <w:tab w:val="left" w:pos="1680"/>
              <w:tab w:val="right" w:leader="dot" w:pos="8296"/>
            </w:tabs>
            <w:ind w:left="960"/>
            <w:rPr>
              <w:noProof/>
            </w:rPr>
          </w:pPr>
          <w:hyperlink w:anchor="_Toc450930597" w:history="1">
            <w:r w:rsidR="00D54080" w:rsidRPr="00450096">
              <w:rPr>
                <w:rStyle w:val="aa"/>
                <w:noProof/>
              </w:rPr>
              <w:t>1.1.1</w:t>
            </w:r>
            <w:r w:rsidR="00D54080">
              <w:rPr>
                <w:noProof/>
              </w:rPr>
              <w:tab/>
            </w:r>
            <w:r w:rsidR="00D54080" w:rsidRPr="00450096">
              <w:rPr>
                <w:rStyle w:val="aa"/>
                <w:noProof/>
              </w:rPr>
              <w:t>XML</w:t>
            </w:r>
            <w:r w:rsidR="00D54080" w:rsidRPr="00450096">
              <w:rPr>
                <w:rStyle w:val="aa"/>
                <w:rFonts w:hint="eastAsia"/>
                <w:noProof/>
              </w:rPr>
              <w:t>定义</w:t>
            </w:r>
            <w:r w:rsidR="00D54080">
              <w:rPr>
                <w:noProof/>
                <w:webHidden/>
              </w:rPr>
              <w:tab/>
            </w:r>
            <w:r w:rsidR="004B0B9B">
              <w:rPr>
                <w:noProof/>
                <w:webHidden/>
              </w:rPr>
              <w:fldChar w:fldCharType="begin"/>
            </w:r>
            <w:r w:rsidR="00D54080">
              <w:rPr>
                <w:noProof/>
                <w:webHidden/>
              </w:rPr>
              <w:instrText xml:space="preserve"> PAGEREF _Toc450930597 \h </w:instrText>
            </w:r>
            <w:r w:rsidR="004B0B9B">
              <w:rPr>
                <w:noProof/>
                <w:webHidden/>
              </w:rPr>
            </w:r>
            <w:r w:rsidR="004B0B9B">
              <w:rPr>
                <w:noProof/>
                <w:webHidden/>
              </w:rPr>
              <w:fldChar w:fldCharType="separate"/>
            </w:r>
            <w:r w:rsidR="00D54080">
              <w:rPr>
                <w:noProof/>
                <w:webHidden/>
              </w:rPr>
              <w:t>6</w:t>
            </w:r>
            <w:r w:rsidR="004B0B9B">
              <w:rPr>
                <w:noProof/>
                <w:webHidden/>
              </w:rPr>
              <w:fldChar w:fldCharType="end"/>
            </w:r>
          </w:hyperlink>
        </w:p>
        <w:p w14:paraId="30DEFA65" w14:textId="77777777" w:rsidR="00D54080" w:rsidRDefault="0016743D" w:rsidP="004A6808">
          <w:pPr>
            <w:pStyle w:val="30"/>
            <w:tabs>
              <w:tab w:val="left" w:pos="1680"/>
              <w:tab w:val="right" w:leader="dot" w:pos="8296"/>
            </w:tabs>
            <w:ind w:left="960"/>
            <w:rPr>
              <w:noProof/>
            </w:rPr>
          </w:pPr>
          <w:hyperlink w:anchor="_Toc450930598" w:history="1">
            <w:r w:rsidR="00D54080" w:rsidRPr="00450096">
              <w:rPr>
                <w:rStyle w:val="aa"/>
                <w:noProof/>
              </w:rPr>
              <w:t>1.1.2</w:t>
            </w:r>
            <w:r w:rsidR="00D54080">
              <w:rPr>
                <w:noProof/>
              </w:rPr>
              <w:tab/>
            </w:r>
            <w:r w:rsidR="00D54080" w:rsidRPr="00450096">
              <w:rPr>
                <w:rStyle w:val="aa"/>
                <w:noProof/>
              </w:rPr>
              <w:t>XML DOM</w:t>
            </w:r>
            <w:r w:rsidR="00D54080" w:rsidRPr="00450096">
              <w:rPr>
                <w:rStyle w:val="aa"/>
                <w:rFonts w:hint="eastAsia"/>
                <w:noProof/>
              </w:rPr>
              <w:t>定义</w:t>
            </w:r>
            <w:r w:rsidR="00D54080">
              <w:rPr>
                <w:noProof/>
                <w:webHidden/>
              </w:rPr>
              <w:tab/>
            </w:r>
            <w:r w:rsidR="004B0B9B">
              <w:rPr>
                <w:noProof/>
                <w:webHidden/>
              </w:rPr>
              <w:fldChar w:fldCharType="begin"/>
            </w:r>
            <w:r w:rsidR="00D54080">
              <w:rPr>
                <w:noProof/>
                <w:webHidden/>
              </w:rPr>
              <w:instrText xml:space="preserve"> PAGEREF _Toc450930598 \h </w:instrText>
            </w:r>
            <w:r w:rsidR="004B0B9B">
              <w:rPr>
                <w:noProof/>
                <w:webHidden/>
              </w:rPr>
            </w:r>
            <w:r w:rsidR="004B0B9B">
              <w:rPr>
                <w:noProof/>
                <w:webHidden/>
              </w:rPr>
              <w:fldChar w:fldCharType="separate"/>
            </w:r>
            <w:r w:rsidR="00D54080">
              <w:rPr>
                <w:noProof/>
                <w:webHidden/>
              </w:rPr>
              <w:t>7</w:t>
            </w:r>
            <w:r w:rsidR="004B0B9B">
              <w:rPr>
                <w:noProof/>
                <w:webHidden/>
              </w:rPr>
              <w:fldChar w:fldCharType="end"/>
            </w:r>
          </w:hyperlink>
        </w:p>
        <w:p w14:paraId="7538C0E4" w14:textId="77777777" w:rsidR="00D54080" w:rsidRDefault="0016743D" w:rsidP="004A6808">
          <w:pPr>
            <w:pStyle w:val="30"/>
            <w:tabs>
              <w:tab w:val="left" w:pos="1680"/>
              <w:tab w:val="right" w:leader="dot" w:pos="8296"/>
            </w:tabs>
            <w:ind w:left="960"/>
            <w:rPr>
              <w:noProof/>
            </w:rPr>
          </w:pPr>
          <w:hyperlink w:anchor="_Toc450930599" w:history="1">
            <w:r w:rsidR="00D54080" w:rsidRPr="00450096">
              <w:rPr>
                <w:rStyle w:val="aa"/>
                <w:noProof/>
              </w:rPr>
              <w:t>1.1.3</w:t>
            </w:r>
            <w:r w:rsidR="00D54080">
              <w:rPr>
                <w:noProof/>
              </w:rPr>
              <w:tab/>
            </w:r>
            <w:r w:rsidR="00D54080" w:rsidRPr="00450096">
              <w:rPr>
                <w:rStyle w:val="aa"/>
                <w:noProof/>
              </w:rPr>
              <w:t>XML DOM</w:t>
            </w:r>
            <w:r w:rsidR="00D54080" w:rsidRPr="00450096">
              <w:rPr>
                <w:rStyle w:val="aa"/>
                <w:rFonts w:hint="eastAsia"/>
                <w:noProof/>
              </w:rPr>
              <w:t>节点</w:t>
            </w:r>
            <w:r w:rsidR="00D54080">
              <w:rPr>
                <w:noProof/>
                <w:webHidden/>
              </w:rPr>
              <w:tab/>
            </w:r>
            <w:r w:rsidR="004B0B9B">
              <w:rPr>
                <w:noProof/>
                <w:webHidden/>
              </w:rPr>
              <w:fldChar w:fldCharType="begin"/>
            </w:r>
            <w:r w:rsidR="00D54080">
              <w:rPr>
                <w:noProof/>
                <w:webHidden/>
              </w:rPr>
              <w:instrText xml:space="preserve"> PAGEREF _Toc450930599 \h </w:instrText>
            </w:r>
            <w:r w:rsidR="004B0B9B">
              <w:rPr>
                <w:noProof/>
                <w:webHidden/>
              </w:rPr>
            </w:r>
            <w:r w:rsidR="004B0B9B">
              <w:rPr>
                <w:noProof/>
                <w:webHidden/>
              </w:rPr>
              <w:fldChar w:fldCharType="separate"/>
            </w:r>
            <w:r w:rsidR="00D54080">
              <w:rPr>
                <w:noProof/>
                <w:webHidden/>
              </w:rPr>
              <w:t>7</w:t>
            </w:r>
            <w:r w:rsidR="004B0B9B">
              <w:rPr>
                <w:noProof/>
                <w:webHidden/>
              </w:rPr>
              <w:fldChar w:fldCharType="end"/>
            </w:r>
          </w:hyperlink>
        </w:p>
        <w:p w14:paraId="1D4CE09E" w14:textId="77777777" w:rsidR="00D54080" w:rsidRDefault="0016743D" w:rsidP="004A6808">
          <w:pPr>
            <w:pStyle w:val="30"/>
            <w:tabs>
              <w:tab w:val="right" w:leader="dot" w:pos="8296"/>
            </w:tabs>
            <w:ind w:left="960"/>
            <w:rPr>
              <w:noProof/>
            </w:rPr>
          </w:pPr>
          <w:hyperlink w:anchor="_Toc450930600" w:history="1">
            <w:r w:rsidR="00D54080" w:rsidRPr="00450096">
              <w:rPr>
                <w:rStyle w:val="aa"/>
                <w:noProof/>
              </w:rPr>
              <w:t>2.1.4 XML DOM</w:t>
            </w:r>
            <w:r w:rsidR="00D54080" w:rsidRPr="00450096">
              <w:rPr>
                <w:rStyle w:val="aa"/>
                <w:rFonts w:hint="eastAsia"/>
                <w:noProof/>
              </w:rPr>
              <w:t>节点树</w:t>
            </w:r>
            <w:r w:rsidR="00D54080">
              <w:rPr>
                <w:noProof/>
                <w:webHidden/>
              </w:rPr>
              <w:tab/>
            </w:r>
            <w:r w:rsidR="004B0B9B">
              <w:rPr>
                <w:noProof/>
                <w:webHidden/>
              </w:rPr>
              <w:fldChar w:fldCharType="begin"/>
            </w:r>
            <w:r w:rsidR="00D54080">
              <w:rPr>
                <w:noProof/>
                <w:webHidden/>
              </w:rPr>
              <w:instrText xml:space="preserve"> PAGEREF _Toc450930600 \h </w:instrText>
            </w:r>
            <w:r w:rsidR="004B0B9B">
              <w:rPr>
                <w:noProof/>
                <w:webHidden/>
              </w:rPr>
            </w:r>
            <w:r w:rsidR="004B0B9B">
              <w:rPr>
                <w:noProof/>
                <w:webHidden/>
              </w:rPr>
              <w:fldChar w:fldCharType="separate"/>
            </w:r>
            <w:r w:rsidR="00D54080">
              <w:rPr>
                <w:noProof/>
                <w:webHidden/>
              </w:rPr>
              <w:t>7</w:t>
            </w:r>
            <w:r w:rsidR="004B0B9B">
              <w:rPr>
                <w:noProof/>
                <w:webHidden/>
              </w:rPr>
              <w:fldChar w:fldCharType="end"/>
            </w:r>
          </w:hyperlink>
        </w:p>
        <w:p w14:paraId="2951D58E" w14:textId="77777777" w:rsidR="00D54080" w:rsidRDefault="0016743D" w:rsidP="004A6808">
          <w:pPr>
            <w:pStyle w:val="21"/>
            <w:tabs>
              <w:tab w:val="right" w:leader="dot" w:pos="8296"/>
            </w:tabs>
            <w:ind w:left="480"/>
            <w:rPr>
              <w:noProof/>
            </w:rPr>
          </w:pPr>
          <w:hyperlink w:anchor="_Toc450930601" w:history="1">
            <w:r w:rsidR="00D54080" w:rsidRPr="00450096">
              <w:rPr>
                <w:rStyle w:val="aa"/>
                <w:noProof/>
              </w:rPr>
              <w:t>2.2 SAX</w:t>
            </w:r>
            <w:r w:rsidR="00D54080" w:rsidRPr="00450096">
              <w:rPr>
                <w:rStyle w:val="aa"/>
                <w:rFonts w:hint="eastAsia"/>
                <w:noProof/>
              </w:rPr>
              <w:t>解析器</w:t>
            </w:r>
            <w:r w:rsidR="00D54080">
              <w:rPr>
                <w:noProof/>
                <w:webHidden/>
              </w:rPr>
              <w:tab/>
            </w:r>
            <w:r w:rsidR="004B0B9B">
              <w:rPr>
                <w:noProof/>
                <w:webHidden/>
              </w:rPr>
              <w:fldChar w:fldCharType="begin"/>
            </w:r>
            <w:r w:rsidR="00D54080">
              <w:rPr>
                <w:noProof/>
                <w:webHidden/>
              </w:rPr>
              <w:instrText xml:space="preserve"> PAGEREF _Toc450930601 \h </w:instrText>
            </w:r>
            <w:r w:rsidR="004B0B9B">
              <w:rPr>
                <w:noProof/>
                <w:webHidden/>
              </w:rPr>
            </w:r>
            <w:r w:rsidR="004B0B9B">
              <w:rPr>
                <w:noProof/>
                <w:webHidden/>
              </w:rPr>
              <w:fldChar w:fldCharType="separate"/>
            </w:r>
            <w:r w:rsidR="00D54080">
              <w:rPr>
                <w:noProof/>
                <w:webHidden/>
              </w:rPr>
              <w:t>9</w:t>
            </w:r>
            <w:r w:rsidR="004B0B9B">
              <w:rPr>
                <w:noProof/>
                <w:webHidden/>
              </w:rPr>
              <w:fldChar w:fldCharType="end"/>
            </w:r>
          </w:hyperlink>
        </w:p>
        <w:p w14:paraId="437A7F5A" w14:textId="77777777" w:rsidR="00D54080" w:rsidRDefault="0016743D" w:rsidP="004A6808">
          <w:pPr>
            <w:pStyle w:val="30"/>
            <w:tabs>
              <w:tab w:val="right" w:leader="dot" w:pos="8296"/>
            </w:tabs>
            <w:ind w:left="960"/>
            <w:rPr>
              <w:noProof/>
            </w:rPr>
          </w:pPr>
          <w:hyperlink w:anchor="_Toc450930602" w:history="1">
            <w:r w:rsidR="00D54080" w:rsidRPr="00450096">
              <w:rPr>
                <w:rStyle w:val="aa"/>
                <w:noProof/>
              </w:rPr>
              <w:t>2.2.1 SAX</w:t>
            </w:r>
            <w:r w:rsidR="00D54080" w:rsidRPr="00450096">
              <w:rPr>
                <w:rStyle w:val="aa"/>
                <w:rFonts w:hint="eastAsia"/>
                <w:noProof/>
              </w:rPr>
              <w:t>的定义</w:t>
            </w:r>
            <w:r w:rsidR="00D54080">
              <w:rPr>
                <w:noProof/>
                <w:webHidden/>
              </w:rPr>
              <w:tab/>
            </w:r>
            <w:r w:rsidR="004B0B9B">
              <w:rPr>
                <w:noProof/>
                <w:webHidden/>
              </w:rPr>
              <w:fldChar w:fldCharType="begin"/>
            </w:r>
            <w:r w:rsidR="00D54080">
              <w:rPr>
                <w:noProof/>
                <w:webHidden/>
              </w:rPr>
              <w:instrText xml:space="preserve"> PAGEREF _Toc450930602 \h </w:instrText>
            </w:r>
            <w:r w:rsidR="004B0B9B">
              <w:rPr>
                <w:noProof/>
                <w:webHidden/>
              </w:rPr>
            </w:r>
            <w:r w:rsidR="004B0B9B">
              <w:rPr>
                <w:noProof/>
                <w:webHidden/>
              </w:rPr>
              <w:fldChar w:fldCharType="separate"/>
            </w:r>
            <w:r w:rsidR="00D54080">
              <w:rPr>
                <w:noProof/>
                <w:webHidden/>
              </w:rPr>
              <w:t>9</w:t>
            </w:r>
            <w:r w:rsidR="004B0B9B">
              <w:rPr>
                <w:noProof/>
                <w:webHidden/>
              </w:rPr>
              <w:fldChar w:fldCharType="end"/>
            </w:r>
          </w:hyperlink>
        </w:p>
        <w:p w14:paraId="4D748692" w14:textId="77777777" w:rsidR="00D54080" w:rsidRDefault="0016743D" w:rsidP="004A6808">
          <w:pPr>
            <w:pStyle w:val="30"/>
            <w:tabs>
              <w:tab w:val="right" w:leader="dot" w:pos="8296"/>
            </w:tabs>
            <w:ind w:left="960"/>
            <w:rPr>
              <w:noProof/>
            </w:rPr>
          </w:pPr>
          <w:hyperlink w:anchor="_Toc450930603" w:history="1">
            <w:r w:rsidR="00D54080" w:rsidRPr="00450096">
              <w:rPr>
                <w:rStyle w:val="aa"/>
                <w:noProof/>
              </w:rPr>
              <w:t>2.2.2 SAX2</w:t>
            </w:r>
            <w:r w:rsidR="00D54080" w:rsidRPr="00450096">
              <w:rPr>
                <w:rStyle w:val="aa"/>
                <w:rFonts w:hint="eastAsia"/>
                <w:noProof/>
              </w:rPr>
              <w:t>的定义</w:t>
            </w:r>
            <w:r w:rsidR="00D54080">
              <w:rPr>
                <w:noProof/>
                <w:webHidden/>
              </w:rPr>
              <w:tab/>
            </w:r>
            <w:r w:rsidR="004B0B9B">
              <w:rPr>
                <w:noProof/>
                <w:webHidden/>
              </w:rPr>
              <w:fldChar w:fldCharType="begin"/>
            </w:r>
            <w:r w:rsidR="00D54080">
              <w:rPr>
                <w:noProof/>
                <w:webHidden/>
              </w:rPr>
              <w:instrText xml:space="preserve"> PAGEREF _Toc450930603 \h </w:instrText>
            </w:r>
            <w:r w:rsidR="004B0B9B">
              <w:rPr>
                <w:noProof/>
                <w:webHidden/>
              </w:rPr>
            </w:r>
            <w:r w:rsidR="004B0B9B">
              <w:rPr>
                <w:noProof/>
                <w:webHidden/>
              </w:rPr>
              <w:fldChar w:fldCharType="separate"/>
            </w:r>
            <w:r w:rsidR="00D54080">
              <w:rPr>
                <w:noProof/>
                <w:webHidden/>
              </w:rPr>
              <w:t>9</w:t>
            </w:r>
            <w:r w:rsidR="004B0B9B">
              <w:rPr>
                <w:noProof/>
                <w:webHidden/>
              </w:rPr>
              <w:fldChar w:fldCharType="end"/>
            </w:r>
          </w:hyperlink>
        </w:p>
        <w:p w14:paraId="0A5B77F1" w14:textId="77777777" w:rsidR="00D54080" w:rsidRDefault="0016743D" w:rsidP="004A6808">
          <w:pPr>
            <w:pStyle w:val="30"/>
            <w:tabs>
              <w:tab w:val="right" w:leader="dot" w:pos="8296"/>
            </w:tabs>
            <w:ind w:left="960"/>
            <w:rPr>
              <w:noProof/>
            </w:rPr>
          </w:pPr>
          <w:hyperlink w:anchor="_Toc450930604" w:history="1">
            <w:r w:rsidR="00D54080" w:rsidRPr="00450096">
              <w:rPr>
                <w:rStyle w:val="aa"/>
                <w:noProof/>
              </w:rPr>
              <w:t>2.2.3 SAX2</w:t>
            </w:r>
            <w:r w:rsidR="00D54080" w:rsidRPr="00450096">
              <w:rPr>
                <w:rStyle w:val="aa"/>
                <w:rFonts w:hint="eastAsia"/>
                <w:noProof/>
              </w:rPr>
              <w:t>的处理机制</w:t>
            </w:r>
            <w:r w:rsidR="00D54080">
              <w:rPr>
                <w:noProof/>
                <w:webHidden/>
              </w:rPr>
              <w:tab/>
            </w:r>
            <w:r w:rsidR="004B0B9B">
              <w:rPr>
                <w:noProof/>
                <w:webHidden/>
              </w:rPr>
              <w:fldChar w:fldCharType="begin"/>
            </w:r>
            <w:r w:rsidR="00D54080">
              <w:rPr>
                <w:noProof/>
                <w:webHidden/>
              </w:rPr>
              <w:instrText xml:space="preserve"> PAGEREF _Toc450930604 \h </w:instrText>
            </w:r>
            <w:r w:rsidR="004B0B9B">
              <w:rPr>
                <w:noProof/>
                <w:webHidden/>
              </w:rPr>
            </w:r>
            <w:r w:rsidR="004B0B9B">
              <w:rPr>
                <w:noProof/>
                <w:webHidden/>
              </w:rPr>
              <w:fldChar w:fldCharType="separate"/>
            </w:r>
            <w:r w:rsidR="00D54080">
              <w:rPr>
                <w:noProof/>
                <w:webHidden/>
              </w:rPr>
              <w:t>9</w:t>
            </w:r>
            <w:r w:rsidR="004B0B9B">
              <w:rPr>
                <w:noProof/>
                <w:webHidden/>
              </w:rPr>
              <w:fldChar w:fldCharType="end"/>
            </w:r>
          </w:hyperlink>
        </w:p>
        <w:p w14:paraId="7215176A" w14:textId="77777777" w:rsidR="00D54080" w:rsidRDefault="0016743D" w:rsidP="004A6808">
          <w:pPr>
            <w:pStyle w:val="30"/>
            <w:tabs>
              <w:tab w:val="right" w:leader="dot" w:pos="8296"/>
            </w:tabs>
            <w:ind w:left="960"/>
            <w:rPr>
              <w:noProof/>
            </w:rPr>
          </w:pPr>
          <w:hyperlink w:anchor="_Toc450930605" w:history="1">
            <w:r w:rsidR="00D54080" w:rsidRPr="00450096">
              <w:rPr>
                <w:rStyle w:val="aa"/>
                <w:noProof/>
              </w:rPr>
              <w:t>2.2.4 Xerces-C++</w:t>
            </w:r>
            <w:r w:rsidR="00D54080">
              <w:rPr>
                <w:noProof/>
                <w:webHidden/>
              </w:rPr>
              <w:tab/>
            </w:r>
            <w:r w:rsidR="004B0B9B">
              <w:rPr>
                <w:noProof/>
                <w:webHidden/>
              </w:rPr>
              <w:fldChar w:fldCharType="begin"/>
            </w:r>
            <w:r w:rsidR="00D54080">
              <w:rPr>
                <w:noProof/>
                <w:webHidden/>
              </w:rPr>
              <w:instrText xml:space="preserve"> PAGEREF _Toc450930605 \h </w:instrText>
            </w:r>
            <w:r w:rsidR="004B0B9B">
              <w:rPr>
                <w:noProof/>
                <w:webHidden/>
              </w:rPr>
            </w:r>
            <w:r w:rsidR="004B0B9B">
              <w:rPr>
                <w:noProof/>
                <w:webHidden/>
              </w:rPr>
              <w:fldChar w:fldCharType="separate"/>
            </w:r>
            <w:r w:rsidR="00D54080">
              <w:rPr>
                <w:noProof/>
                <w:webHidden/>
              </w:rPr>
              <w:t>11</w:t>
            </w:r>
            <w:r w:rsidR="004B0B9B">
              <w:rPr>
                <w:noProof/>
                <w:webHidden/>
              </w:rPr>
              <w:fldChar w:fldCharType="end"/>
            </w:r>
          </w:hyperlink>
        </w:p>
        <w:p w14:paraId="2E30268F" w14:textId="77777777" w:rsidR="00D54080" w:rsidRDefault="0016743D" w:rsidP="004A6808">
          <w:pPr>
            <w:pStyle w:val="21"/>
            <w:tabs>
              <w:tab w:val="right" w:leader="dot" w:pos="8296"/>
            </w:tabs>
            <w:ind w:left="480"/>
            <w:rPr>
              <w:noProof/>
            </w:rPr>
          </w:pPr>
          <w:hyperlink w:anchor="_Toc450930606" w:history="1">
            <w:r w:rsidR="00D54080" w:rsidRPr="00450096">
              <w:rPr>
                <w:rStyle w:val="aa"/>
                <w:noProof/>
              </w:rPr>
              <w:t>2.3</w:t>
            </w:r>
            <w:r w:rsidR="00D54080" w:rsidRPr="00450096">
              <w:rPr>
                <w:rStyle w:val="aa"/>
                <w:rFonts w:hint="eastAsia"/>
                <w:noProof/>
              </w:rPr>
              <w:t>数据流</w:t>
            </w:r>
            <w:r w:rsidR="00D54080">
              <w:rPr>
                <w:noProof/>
                <w:webHidden/>
              </w:rPr>
              <w:tab/>
            </w:r>
            <w:r w:rsidR="004B0B9B">
              <w:rPr>
                <w:noProof/>
                <w:webHidden/>
              </w:rPr>
              <w:fldChar w:fldCharType="begin"/>
            </w:r>
            <w:r w:rsidR="00D54080">
              <w:rPr>
                <w:noProof/>
                <w:webHidden/>
              </w:rPr>
              <w:instrText xml:space="preserve"> PAGEREF _Toc450930606 \h </w:instrText>
            </w:r>
            <w:r w:rsidR="004B0B9B">
              <w:rPr>
                <w:noProof/>
                <w:webHidden/>
              </w:rPr>
            </w:r>
            <w:r w:rsidR="004B0B9B">
              <w:rPr>
                <w:noProof/>
                <w:webHidden/>
              </w:rPr>
              <w:fldChar w:fldCharType="separate"/>
            </w:r>
            <w:r w:rsidR="00D54080">
              <w:rPr>
                <w:noProof/>
                <w:webHidden/>
              </w:rPr>
              <w:t>12</w:t>
            </w:r>
            <w:r w:rsidR="004B0B9B">
              <w:rPr>
                <w:noProof/>
                <w:webHidden/>
              </w:rPr>
              <w:fldChar w:fldCharType="end"/>
            </w:r>
          </w:hyperlink>
        </w:p>
        <w:p w14:paraId="084408E8" w14:textId="77777777" w:rsidR="00D54080" w:rsidRDefault="0016743D" w:rsidP="004A6808">
          <w:pPr>
            <w:pStyle w:val="21"/>
            <w:tabs>
              <w:tab w:val="right" w:leader="dot" w:pos="8296"/>
            </w:tabs>
            <w:ind w:left="480"/>
            <w:rPr>
              <w:noProof/>
            </w:rPr>
          </w:pPr>
          <w:hyperlink w:anchor="_Toc450930607" w:history="1">
            <w:r w:rsidR="00D54080" w:rsidRPr="00450096">
              <w:rPr>
                <w:rStyle w:val="aa"/>
                <w:noProof/>
              </w:rPr>
              <w:t>2.4 Xpath</w:t>
            </w:r>
            <w:r w:rsidR="00D54080">
              <w:rPr>
                <w:noProof/>
                <w:webHidden/>
              </w:rPr>
              <w:tab/>
            </w:r>
            <w:r w:rsidR="004B0B9B">
              <w:rPr>
                <w:noProof/>
                <w:webHidden/>
              </w:rPr>
              <w:fldChar w:fldCharType="begin"/>
            </w:r>
            <w:r w:rsidR="00D54080">
              <w:rPr>
                <w:noProof/>
                <w:webHidden/>
              </w:rPr>
              <w:instrText xml:space="preserve"> PAGEREF _Toc450930607 \h </w:instrText>
            </w:r>
            <w:r w:rsidR="004B0B9B">
              <w:rPr>
                <w:noProof/>
                <w:webHidden/>
              </w:rPr>
            </w:r>
            <w:r w:rsidR="004B0B9B">
              <w:rPr>
                <w:noProof/>
                <w:webHidden/>
              </w:rPr>
              <w:fldChar w:fldCharType="separate"/>
            </w:r>
            <w:r w:rsidR="00D54080">
              <w:rPr>
                <w:noProof/>
                <w:webHidden/>
              </w:rPr>
              <w:t>13</w:t>
            </w:r>
            <w:r w:rsidR="004B0B9B">
              <w:rPr>
                <w:noProof/>
                <w:webHidden/>
              </w:rPr>
              <w:fldChar w:fldCharType="end"/>
            </w:r>
          </w:hyperlink>
        </w:p>
        <w:p w14:paraId="35164E4D" w14:textId="77777777" w:rsidR="00D54080" w:rsidRDefault="0016743D" w:rsidP="004A6808">
          <w:pPr>
            <w:pStyle w:val="30"/>
            <w:tabs>
              <w:tab w:val="right" w:leader="dot" w:pos="8296"/>
            </w:tabs>
            <w:ind w:left="960"/>
            <w:rPr>
              <w:noProof/>
            </w:rPr>
          </w:pPr>
          <w:hyperlink w:anchor="_Toc450930608" w:history="1">
            <w:r w:rsidR="00D54080" w:rsidRPr="00450096">
              <w:rPr>
                <w:rStyle w:val="aa"/>
                <w:noProof/>
              </w:rPr>
              <w:t>2.4.1 Xpath</w:t>
            </w:r>
            <w:r w:rsidR="00D54080" w:rsidRPr="00450096">
              <w:rPr>
                <w:rStyle w:val="aa"/>
                <w:rFonts w:hint="eastAsia"/>
                <w:noProof/>
              </w:rPr>
              <w:t>简介</w:t>
            </w:r>
            <w:r w:rsidR="00D54080">
              <w:rPr>
                <w:noProof/>
                <w:webHidden/>
              </w:rPr>
              <w:tab/>
            </w:r>
            <w:r w:rsidR="004B0B9B">
              <w:rPr>
                <w:noProof/>
                <w:webHidden/>
              </w:rPr>
              <w:fldChar w:fldCharType="begin"/>
            </w:r>
            <w:r w:rsidR="00D54080">
              <w:rPr>
                <w:noProof/>
                <w:webHidden/>
              </w:rPr>
              <w:instrText xml:space="preserve"> PAGEREF _Toc450930608 \h </w:instrText>
            </w:r>
            <w:r w:rsidR="004B0B9B">
              <w:rPr>
                <w:noProof/>
                <w:webHidden/>
              </w:rPr>
            </w:r>
            <w:r w:rsidR="004B0B9B">
              <w:rPr>
                <w:noProof/>
                <w:webHidden/>
              </w:rPr>
              <w:fldChar w:fldCharType="separate"/>
            </w:r>
            <w:r w:rsidR="00D54080">
              <w:rPr>
                <w:noProof/>
                <w:webHidden/>
              </w:rPr>
              <w:t>13</w:t>
            </w:r>
            <w:r w:rsidR="004B0B9B">
              <w:rPr>
                <w:noProof/>
                <w:webHidden/>
              </w:rPr>
              <w:fldChar w:fldCharType="end"/>
            </w:r>
          </w:hyperlink>
        </w:p>
        <w:p w14:paraId="33C6A548" w14:textId="77777777" w:rsidR="00D54080" w:rsidRDefault="0016743D" w:rsidP="004A6808">
          <w:pPr>
            <w:pStyle w:val="30"/>
            <w:tabs>
              <w:tab w:val="right" w:leader="dot" w:pos="8296"/>
            </w:tabs>
            <w:ind w:left="960"/>
            <w:rPr>
              <w:noProof/>
            </w:rPr>
          </w:pPr>
          <w:hyperlink w:anchor="_Toc450930609" w:history="1">
            <w:r w:rsidR="00D54080" w:rsidRPr="00450096">
              <w:rPr>
                <w:rStyle w:val="aa"/>
                <w:noProof/>
              </w:rPr>
              <w:t>2.4.2 Xpath</w:t>
            </w:r>
            <w:r w:rsidR="00D54080" w:rsidRPr="00450096">
              <w:rPr>
                <w:rStyle w:val="aa"/>
                <w:rFonts w:hint="eastAsia"/>
                <w:noProof/>
              </w:rPr>
              <w:t>节点</w:t>
            </w:r>
            <w:r w:rsidR="00D54080">
              <w:rPr>
                <w:noProof/>
                <w:webHidden/>
              </w:rPr>
              <w:tab/>
            </w:r>
            <w:r w:rsidR="004B0B9B">
              <w:rPr>
                <w:noProof/>
                <w:webHidden/>
              </w:rPr>
              <w:fldChar w:fldCharType="begin"/>
            </w:r>
            <w:r w:rsidR="00D54080">
              <w:rPr>
                <w:noProof/>
                <w:webHidden/>
              </w:rPr>
              <w:instrText xml:space="preserve"> PAGEREF _Toc450930609 \h </w:instrText>
            </w:r>
            <w:r w:rsidR="004B0B9B">
              <w:rPr>
                <w:noProof/>
                <w:webHidden/>
              </w:rPr>
            </w:r>
            <w:r w:rsidR="004B0B9B">
              <w:rPr>
                <w:noProof/>
                <w:webHidden/>
              </w:rPr>
              <w:fldChar w:fldCharType="separate"/>
            </w:r>
            <w:r w:rsidR="00D54080">
              <w:rPr>
                <w:noProof/>
                <w:webHidden/>
              </w:rPr>
              <w:t>13</w:t>
            </w:r>
            <w:r w:rsidR="004B0B9B">
              <w:rPr>
                <w:noProof/>
                <w:webHidden/>
              </w:rPr>
              <w:fldChar w:fldCharType="end"/>
            </w:r>
          </w:hyperlink>
        </w:p>
        <w:p w14:paraId="66BF95AB" w14:textId="77777777" w:rsidR="00D54080" w:rsidRDefault="0016743D" w:rsidP="004A6808">
          <w:pPr>
            <w:pStyle w:val="30"/>
            <w:tabs>
              <w:tab w:val="right" w:leader="dot" w:pos="8296"/>
            </w:tabs>
            <w:ind w:left="960"/>
            <w:rPr>
              <w:noProof/>
            </w:rPr>
          </w:pPr>
          <w:hyperlink w:anchor="_Toc450930610" w:history="1">
            <w:r w:rsidR="00D54080" w:rsidRPr="00450096">
              <w:rPr>
                <w:rStyle w:val="aa"/>
                <w:noProof/>
              </w:rPr>
              <w:t>2.4.3</w:t>
            </w:r>
            <w:r w:rsidR="00D54080" w:rsidRPr="00450096">
              <w:rPr>
                <w:rStyle w:val="aa"/>
                <w:rFonts w:hint="eastAsia"/>
                <w:noProof/>
              </w:rPr>
              <w:t>语法</w:t>
            </w:r>
            <w:r w:rsidR="00D54080">
              <w:rPr>
                <w:noProof/>
                <w:webHidden/>
              </w:rPr>
              <w:tab/>
            </w:r>
            <w:r w:rsidR="004B0B9B">
              <w:rPr>
                <w:noProof/>
                <w:webHidden/>
              </w:rPr>
              <w:fldChar w:fldCharType="begin"/>
            </w:r>
            <w:r w:rsidR="00D54080">
              <w:rPr>
                <w:noProof/>
                <w:webHidden/>
              </w:rPr>
              <w:instrText xml:space="preserve"> PAGEREF _Toc450930610 \h </w:instrText>
            </w:r>
            <w:r w:rsidR="004B0B9B">
              <w:rPr>
                <w:noProof/>
                <w:webHidden/>
              </w:rPr>
            </w:r>
            <w:r w:rsidR="004B0B9B">
              <w:rPr>
                <w:noProof/>
                <w:webHidden/>
              </w:rPr>
              <w:fldChar w:fldCharType="separate"/>
            </w:r>
            <w:r w:rsidR="00D54080">
              <w:rPr>
                <w:noProof/>
                <w:webHidden/>
              </w:rPr>
              <w:t>14</w:t>
            </w:r>
            <w:r w:rsidR="004B0B9B">
              <w:rPr>
                <w:noProof/>
                <w:webHidden/>
              </w:rPr>
              <w:fldChar w:fldCharType="end"/>
            </w:r>
          </w:hyperlink>
        </w:p>
        <w:p w14:paraId="5EDDAB25" w14:textId="77777777" w:rsidR="00D54080" w:rsidRDefault="0016743D">
          <w:pPr>
            <w:pStyle w:val="12"/>
            <w:tabs>
              <w:tab w:val="right" w:leader="dot" w:pos="8296"/>
            </w:tabs>
            <w:rPr>
              <w:noProof/>
            </w:rPr>
          </w:pPr>
          <w:hyperlink w:anchor="_Toc450930611" w:history="1">
            <w:r w:rsidR="00D54080" w:rsidRPr="00450096">
              <w:rPr>
                <w:rStyle w:val="aa"/>
                <w:noProof/>
              </w:rPr>
              <w:t>3.</w:t>
            </w:r>
            <w:r w:rsidR="00D54080" w:rsidRPr="00450096">
              <w:rPr>
                <w:rStyle w:val="aa"/>
                <w:rFonts w:hint="eastAsia"/>
                <w:noProof/>
              </w:rPr>
              <w:t>缓冲式</w:t>
            </w:r>
            <w:r w:rsidR="00D54080" w:rsidRPr="00450096">
              <w:rPr>
                <w:rStyle w:val="aa"/>
                <w:noProof/>
              </w:rPr>
              <w:t>XML DOM</w:t>
            </w:r>
            <w:r w:rsidR="00D54080" w:rsidRPr="00450096">
              <w:rPr>
                <w:rStyle w:val="aa"/>
                <w:rFonts w:hint="eastAsia"/>
                <w:noProof/>
              </w:rPr>
              <w:t>与</w:t>
            </w:r>
            <w:r w:rsidR="00D54080" w:rsidRPr="00450096">
              <w:rPr>
                <w:rStyle w:val="aa"/>
                <w:noProof/>
              </w:rPr>
              <w:t>Xpath</w:t>
            </w:r>
            <w:r w:rsidR="00D54080" w:rsidRPr="00450096">
              <w:rPr>
                <w:rStyle w:val="aa"/>
                <w:rFonts w:hint="eastAsia"/>
                <w:noProof/>
              </w:rPr>
              <w:t>查询的设计</w:t>
            </w:r>
            <w:r w:rsidR="00D54080">
              <w:rPr>
                <w:noProof/>
                <w:webHidden/>
              </w:rPr>
              <w:tab/>
            </w:r>
            <w:r w:rsidR="004B0B9B">
              <w:rPr>
                <w:noProof/>
                <w:webHidden/>
              </w:rPr>
              <w:fldChar w:fldCharType="begin"/>
            </w:r>
            <w:r w:rsidR="00D54080">
              <w:rPr>
                <w:noProof/>
                <w:webHidden/>
              </w:rPr>
              <w:instrText xml:space="preserve"> PAGEREF _Toc450930611 \h </w:instrText>
            </w:r>
            <w:r w:rsidR="004B0B9B">
              <w:rPr>
                <w:noProof/>
                <w:webHidden/>
              </w:rPr>
            </w:r>
            <w:r w:rsidR="004B0B9B">
              <w:rPr>
                <w:noProof/>
                <w:webHidden/>
              </w:rPr>
              <w:fldChar w:fldCharType="separate"/>
            </w:r>
            <w:r w:rsidR="00D54080">
              <w:rPr>
                <w:noProof/>
                <w:webHidden/>
              </w:rPr>
              <w:t>16</w:t>
            </w:r>
            <w:r w:rsidR="004B0B9B">
              <w:rPr>
                <w:noProof/>
                <w:webHidden/>
              </w:rPr>
              <w:fldChar w:fldCharType="end"/>
            </w:r>
          </w:hyperlink>
        </w:p>
        <w:p w14:paraId="78FB851A" w14:textId="77777777" w:rsidR="00D54080" w:rsidRDefault="0016743D" w:rsidP="004A6808">
          <w:pPr>
            <w:pStyle w:val="21"/>
            <w:tabs>
              <w:tab w:val="right" w:leader="dot" w:pos="8296"/>
            </w:tabs>
            <w:ind w:left="480"/>
            <w:rPr>
              <w:noProof/>
            </w:rPr>
          </w:pPr>
          <w:hyperlink w:anchor="_Toc450930612" w:history="1">
            <w:r w:rsidR="00D54080" w:rsidRPr="00450096">
              <w:rPr>
                <w:rStyle w:val="aa"/>
                <w:noProof/>
              </w:rPr>
              <w:t>3.1</w:t>
            </w:r>
            <w:r w:rsidR="00D54080" w:rsidRPr="00450096">
              <w:rPr>
                <w:rStyle w:val="aa"/>
                <w:rFonts w:hint="eastAsia"/>
                <w:noProof/>
              </w:rPr>
              <w:t>缓冲式</w:t>
            </w:r>
            <w:r w:rsidR="00D54080" w:rsidRPr="00450096">
              <w:rPr>
                <w:rStyle w:val="aa"/>
                <w:noProof/>
              </w:rPr>
              <w:t>XML DOM</w:t>
            </w:r>
            <w:r w:rsidR="00D54080" w:rsidRPr="00450096">
              <w:rPr>
                <w:rStyle w:val="aa"/>
                <w:rFonts w:hint="eastAsia"/>
                <w:noProof/>
              </w:rPr>
              <w:t>的设计</w:t>
            </w:r>
            <w:r w:rsidR="00D54080">
              <w:rPr>
                <w:noProof/>
                <w:webHidden/>
              </w:rPr>
              <w:tab/>
            </w:r>
            <w:r w:rsidR="004B0B9B">
              <w:rPr>
                <w:noProof/>
                <w:webHidden/>
              </w:rPr>
              <w:fldChar w:fldCharType="begin"/>
            </w:r>
            <w:r w:rsidR="00D54080">
              <w:rPr>
                <w:noProof/>
                <w:webHidden/>
              </w:rPr>
              <w:instrText xml:space="preserve"> PAGEREF _Toc450930612 \h </w:instrText>
            </w:r>
            <w:r w:rsidR="004B0B9B">
              <w:rPr>
                <w:noProof/>
                <w:webHidden/>
              </w:rPr>
            </w:r>
            <w:r w:rsidR="004B0B9B">
              <w:rPr>
                <w:noProof/>
                <w:webHidden/>
              </w:rPr>
              <w:fldChar w:fldCharType="separate"/>
            </w:r>
            <w:r w:rsidR="00D54080">
              <w:rPr>
                <w:noProof/>
                <w:webHidden/>
              </w:rPr>
              <w:t>16</w:t>
            </w:r>
            <w:r w:rsidR="004B0B9B">
              <w:rPr>
                <w:noProof/>
                <w:webHidden/>
              </w:rPr>
              <w:fldChar w:fldCharType="end"/>
            </w:r>
          </w:hyperlink>
        </w:p>
        <w:p w14:paraId="642E2E67" w14:textId="77777777" w:rsidR="00D54080" w:rsidRDefault="0016743D" w:rsidP="004A6808">
          <w:pPr>
            <w:pStyle w:val="30"/>
            <w:tabs>
              <w:tab w:val="right" w:leader="dot" w:pos="8296"/>
            </w:tabs>
            <w:ind w:left="960"/>
            <w:rPr>
              <w:noProof/>
            </w:rPr>
          </w:pPr>
          <w:hyperlink w:anchor="_Toc450930613" w:history="1">
            <w:r w:rsidR="00D54080" w:rsidRPr="00450096">
              <w:rPr>
                <w:rStyle w:val="aa"/>
                <w:noProof/>
              </w:rPr>
              <w:t>3.1.1</w:t>
            </w:r>
            <w:r w:rsidR="00D54080" w:rsidRPr="00450096">
              <w:rPr>
                <w:rStyle w:val="aa"/>
                <w:rFonts w:hint="eastAsia"/>
                <w:noProof/>
              </w:rPr>
              <w:t>缓冲式</w:t>
            </w:r>
            <w:r w:rsidR="00D54080" w:rsidRPr="00450096">
              <w:rPr>
                <w:rStyle w:val="aa"/>
                <w:noProof/>
              </w:rPr>
              <w:t>XML DOM</w:t>
            </w:r>
            <w:r w:rsidR="00D54080" w:rsidRPr="00450096">
              <w:rPr>
                <w:rStyle w:val="aa"/>
                <w:rFonts w:hint="eastAsia"/>
                <w:noProof/>
              </w:rPr>
              <w:t>数据结构的设计</w:t>
            </w:r>
            <w:r w:rsidR="00D54080">
              <w:rPr>
                <w:noProof/>
                <w:webHidden/>
              </w:rPr>
              <w:tab/>
            </w:r>
            <w:r w:rsidR="004B0B9B">
              <w:rPr>
                <w:noProof/>
                <w:webHidden/>
              </w:rPr>
              <w:fldChar w:fldCharType="begin"/>
            </w:r>
            <w:r w:rsidR="00D54080">
              <w:rPr>
                <w:noProof/>
                <w:webHidden/>
              </w:rPr>
              <w:instrText xml:space="preserve"> PAGEREF _Toc450930613 \h </w:instrText>
            </w:r>
            <w:r w:rsidR="004B0B9B">
              <w:rPr>
                <w:noProof/>
                <w:webHidden/>
              </w:rPr>
            </w:r>
            <w:r w:rsidR="004B0B9B">
              <w:rPr>
                <w:noProof/>
                <w:webHidden/>
              </w:rPr>
              <w:fldChar w:fldCharType="separate"/>
            </w:r>
            <w:r w:rsidR="00D54080">
              <w:rPr>
                <w:noProof/>
                <w:webHidden/>
              </w:rPr>
              <w:t>16</w:t>
            </w:r>
            <w:r w:rsidR="004B0B9B">
              <w:rPr>
                <w:noProof/>
                <w:webHidden/>
              </w:rPr>
              <w:fldChar w:fldCharType="end"/>
            </w:r>
          </w:hyperlink>
        </w:p>
        <w:p w14:paraId="5AB71E47" w14:textId="77777777" w:rsidR="00D54080" w:rsidRDefault="0016743D" w:rsidP="004A6808">
          <w:pPr>
            <w:pStyle w:val="30"/>
            <w:tabs>
              <w:tab w:val="right" w:leader="dot" w:pos="8296"/>
            </w:tabs>
            <w:ind w:left="960"/>
            <w:rPr>
              <w:noProof/>
            </w:rPr>
          </w:pPr>
          <w:hyperlink w:anchor="_Toc450930614" w:history="1">
            <w:r w:rsidR="00D54080" w:rsidRPr="00450096">
              <w:rPr>
                <w:rStyle w:val="aa"/>
                <w:noProof/>
              </w:rPr>
              <w:t>3.1.2</w:t>
            </w:r>
            <w:r w:rsidR="00D54080" w:rsidRPr="00450096">
              <w:rPr>
                <w:rStyle w:val="aa"/>
                <w:rFonts w:hint="eastAsia"/>
                <w:noProof/>
              </w:rPr>
              <w:t>缓冲式</w:t>
            </w:r>
            <w:r w:rsidR="00D54080" w:rsidRPr="00450096">
              <w:rPr>
                <w:rStyle w:val="aa"/>
                <w:noProof/>
              </w:rPr>
              <w:t>XML DOM</w:t>
            </w:r>
            <w:r w:rsidR="00D54080" w:rsidRPr="00450096">
              <w:rPr>
                <w:rStyle w:val="aa"/>
                <w:rFonts w:hint="eastAsia"/>
                <w:noProof/>
              </w:rPr>
              <w:t>节点的设计</w:t>
            </w:r>
            <w:r w:rsidR="00D54080">
              <w:rPr>
                <w:noProof/>
                <w:webHidden/>
              </w:rPr>
              <w:tab/>
            </w:r>
            <w:r w:rsidR="004B0B9B">
              <w:rPr>
                <w:noProof/>
                <w:webHidden/>
              </w:rPr>
              <w:fldChar w:fldCharType="begin"/>
            </w:r>
            <w:r w:rsidR="00D54080">
              <w:rPr>
                <w:noProof/>
                <w:webHidden/>
              </w:rPr>
              <w:instrText xml:space="preserve"> PAGEREF _Toc450930614 \h </w:instrText>
            </w:r>
            <w:r w:rsidR="004B0B9B">
              <w:rPr>
                <w:noProof/>
                <w:webHidden/>
              </w:rPr>
            </w:r>
            <w:r w:rsidR="004B0B9B">
              <w:rPr>
                <w:noProof/>
                <w:webHidden/>
              </w:rPr>
              <w:fldChar w:fldCharType="separate"/>
            </w:r>
            <w:r w:rsidR="00D54080">
              <w:rPr>
                <w:noProof/>
                <w:webHidden/>
              </w:rPr>
              <w:t>22</w:t>
            </w:r>
            <w:r w:rsidR="004B0B9B">
              <w:rPr>
                <w:noProof/>
                <w:webHidden/>
              </w:rPr>
              <w:fldChar w:fldCharType="end"/>
            </w:r>
          </w:hyperlink>
        </w:p>
        <w:p w14:paraId="3E11631C" w14:textId="77777777" w:rsidR="00D54080" w:rsidRDefault="0016743D" w:rsidP="004A6808">
          <w:pPr>
            <w:pStyle w:val="21"/>
            <w:tabs>
              <w:tab w:val="right" w:leader="dot" w:pos="8296"/>
            </w:tabs>
            <w:ind w:left="480"/>
            <w:rPr>
              <w:noProof/>
            </w:rPr>
          </w:pPr>
          <w:hyperlink w:anchor="_Toc450930615" w:history="1">
            <w:r w:rsidR="00D54080" w:rsidRPr="00450096">
              <w:rPr>
                <w:rStyle w:val="aa"/>
                <w:noProof/>
              </w:rPr>
              <w:t>3.2 Xpath</w:t>
            </w:r>
            <w:r w:rsidR="00D54080" w:rsidRPr="00450096">
              <w:rPr>
                <w:rStyle w:val="aa"/>
                <w:rFonts w:hint="eastAsia"/>
                <w:noProof/>
              </w:rPr>
              <w:t>的设计</w:t>
            </w:r>
            <w:r w:rsidR="00D54080">
              <w:rPr>
                <w:noProof/>
                <w:webHidden/>
              </w:rPr>
              <w:tab/>
            </w:r>
            <w:r w:rsidR="004B0B9B">
              <w:rPr>
                <w:noProof/>
                <w:webHidden/>
              </w:rPr>
              <w:fldChar w:fldCharType="begin"/>
            </w:r>
            <w:r w:rsidR="00D54080">
              <w:rPr>
                <w:noProof/>
                <w:webHidden/>
              </w:rPr>
              <w:instrText xml:space="preserve"> PAGEREF _Toc450930615 \h </w:instrText>
            </w:r>
            <w:r w:rsidR="004B0B9B">
              <w:rPr>
                <w:noProof/>
                <w:webHidden/>
              </w:rPr>
            </w:r>
            <w:r w:rsidR="004B0B9B">
              <w:rPr>
                <w:noProof/>
                <w:webHidden/>
              </w:rPr>
              <w:fldChar w:fldCharType="separate"/>
            </w:r>
            <w:r w:rsidR="00D54080">
              <w:rPr>
                <w:noProof/>
                <w:webHidden/>
              </w:rPr>
              <w:t>23</w:t>
            </w:r>
            <w:r w:rsidR="004B0B9B">
              <w:rPr>
                <w:noProof/>
                <w:webHidden/>
              </w:rPr>
              <w:fldChar w:fldCharType="end"/>
            </w:r>
          </w:hyperlink>
        </w:p>
        <w:p w14:paraId="3C13F06E" w14:textId="77777777" w:rsidR="00D54080" w:rsidRDefault="0016743D" w:rsidP="004A6808">
          <w:pPr>
            <w:pStyle w:val="30"/>
            <w:tabs>
              <w:tab w:val="right" w:leader="dot" w:pos="8296"/>
            </w:tabs>
            <w:ind w:left="960"/>
            <w:rPr>
              <w:noProof/>
            </w:rPr>
          </w:pPr>
          <w:hyperlink w:anchor="_Toc450930616" w:history="1">
            <w:r w:rsidR="00D54080" w:rsidRPr="00450096">
              <w:rPr>
                <w:rStyle w:val="aa"/>
                <w:noProof/>
              </w:rPr>
              <w:t>3.2.1 Xpath</w:t>
            </w:r>
            <w:r w:rsidR="00D54080" w:rsidRPr="00450096">
              <w:rPr>
                <w:rStyle w:val="aa"/>
                <w:rFonts w:hint="eastAsia"/>
                <w:noProof/>
              </w:rPr>
              <w:t>模块功能</w:t>
            </w:r>
            <w:r w:rsidR="00D54080">
              <w:rPr>
                <w:noProof/>
                <w:webHidden/>
              </w:rPr>
              <w:tab/>
            </w:r>
            <w:r w:rsidR="004B0B9B">
              <w:rPr>
                <w:noProof/>
                <w:webHidden/>
              </w:rPr>
              <w:fldChar w:fldCharType="begin"/>
            </w:r>
            <w:r w:rsidR="00D54080">
              <w:rPr>
                <w:noProof/>
                <w:webHidden/>
              </w:rPr>
              <w:instrText xml:space="preserve"> PAGEREF _Toc450930616 \h </w:instrText>
            </w:r>
            <w:r w:rsidR="004B0B9B">
              <w:rPr>
                <w:noProof/>
                <w:webHidden/>
              </w:rPr>
            </w:r>
            <w:r w:rsidR="004B0B9B">
              <w:rPr>
                <w:noProof/>
                <w:webHidden/>
              </w:rPr>
              <w:fldChar w:fldCharType="separate"/>
            </w:r>
            <w:r w:rsidR="00D54080">
              <w:rPr>
                <w:noProof/>
                <w:webHidden/>
              </w:rPr>
              <w:t>23</w:t>
            </w:r>
            <w:r w:rsidR="004B0B9B">
              <w:rPr>
                <w:noProof/>
                <w:webHidden/>
              </w:rPr>
              <w:fldChar w:fldCharType="end"/>
            </w:r>
          </w:hyperlink>
        </w:p>
        <w:p w14:paraId="63FB7BD5" w14:textId="77777777" w:rsidR="00D54080" w:rsidRDefault="0016743D" w:rsidP="004A6808">
          <w:pPr>
            <w:pStyle w:val="30"/>
            <w:tabs>
              <w:tab w:val="right" w:leader="dot" w:pos="8296"/>
            </w:tabs>
            <w:ind w:left="960"/>
            <w:rPr>
              <w:noProof/>
            </w:rPr>
          </w:pPr>
          <w:hyperlink w:anchor="_Toc450930617" w:history="1">
            <w:r w:rsidR="00D54080" w:rsidRPr="00450096">
              <w:rPr>
                <w:rStyle w:val="aa"/>
                <w:noProof/>
              </w:rPr>
              <w:t>3.2.2 Xpath</w:t>
            </w:r>
            <w:r w:rsidR="00D54080" w:rsidRPr="00450096">
              <w:rPr>
                <w:rStyle w:val="aa"/>
                <w:rFonts w:hint="eastAsia"/>
                <w:noProof/>
              </w:rPr>
              <w:t>模块接口设计</w:t>
            </w:r>
            <w:r w:rsidR="00D54080">
              <w:rPr>
                <w:noProof/>
                <w:webHidden/>
              </w:rPr>
              <w:tab/>
            </w:r>
            <w:r w:rsidR="004B0B9B">
              <w:rPr>
                <w:noProof/>
                <w:webHidden/>
              </w:rPr>
              <w:fldChar w:fldCharType="begin"/>
            </w:r>
            <w:r w:rsidR="00D54080">
              <w:rPr>
                <w:noProof/>
                <w:webHidden/>
              </w:rPr>
              <w:instrText xml:space="preserve"> PAGEREF _Toc450930617 \h </w:instrText>
            </w:r>
            <w:r w:rsidR="004B0B9B">
              <w:rPr>
                <w:noProof/>
                <w:webHidden/>
              </w:rPr>
            </w:r>
            <w:r w:rsidR="004B0B9B">
              <w:rPr>
                <w:noProof/>
                <w:webHidden/>
              </w:rPr>
              <w:fldChar w:fldCharType="separate"/>
            </w:r>
            <w:r w:rsidR="00D54080">
              <w:rPr>
                <w:noProof/>
                <w:webHidden/>
              </w:rPr>
              <w:t>23</w:t>
            </w:r>
            <w:r w:rsidR="004B0B9B">
              <w:rPr>
                <w:noProof/>
                <w:webHidden/>
              </w:rPr>
              <w:fldChar w:fldCharType="end"/>
            </w:r>
          </w:hyperlink>
        </w:p>
        <w:p w14:paraId="41CA8C58" w14:textId="77777777" w:rsidR="00D54080" w:rsidRDefault="0016743D" w:rsidP="004A6808">
          <w:pPr>
            <w:pStyle w:val="21"/>
            <w:tabs>
              <w:tab w:val="right" w:leader="dot" w:pos="8296"/>
            </w:tabs>
            <w:ind w:left="480"/>
            <w:rPr>
              <w:noProof/>
            </w:rPr>
          </w:pPr>
          <w:hyperlink w:anchor="_Toc450930618" w:history="1">
            <w:r w:rsidR="00D54080" w:rsidRPr="00450096">
              <w:rPr>
                <w:rStyle w:val="aa"/>
                <w:noProof/>
              </w:rPr>
              <w:t>3.3</w:t>
            </w:r>
            <w:r w:rsidR="00D54080" w:rsidRPr="00450096">
              <w:rPr>
                <w:rStyle w:val="aa"/>
                <w:rFonts w:hint="eastAsia"/>
                <w:noProof/>
              </w:rPr>
              <w:t>系统同步机制设计</w:t>
            </w:r>
            <w:r w:rsidR="00D54080">
              <w:rPr>
                <w:noProof/>
                <w:webHidden/>
              </w:rPr>
              <w:tab/>
            </w:r>
            <w:r w:rsidR="004B0B9B">
              <w:rPr>
                <w:noProof/>
                <w:webHidden/>
              </w:rPr>
              <w:fldChar w:fldCharType="begin"/>
            </w:r>
            <w:r w:rsidR="00D54080">
              <w:rPr>
                <w:noProof/>
                <w:webHidden/>
              </w:rPr>
              <w:instrText xml:space="preserve"> PAGEREF _Toc450930618 \h </w:instrText>
            </w:r>
            <w:r w:rsidR="004B0B9B">
              <w:rPr>
                <w:noProof/>
                <w:webHidden/>
              </w:rPr>
            </w:r>
            <w:r w:rsidR="004B0B9B">
              <w:rPr>
                <w:noProof/>
                <w:webHidden/>
              </w:rPr>
              <w:fldChar w:fldCharType="separate"/>
            </w:r>
            <w:r w:rsidR="00D54080">
              <w:rPr>
                <w:noProof/>
                <w:webHidden/>
              </w:rPr>
              <w:t>24</w:t>
            </w:r>
            <w:r w:rsidR="004B0B9B">
              <w:rPr>
                <w:noProof/>
                <w:webHidden/>
              </w:rPr>
              <w:fldChar w:fldCharType="end"/>
            </w:r>
          </w:hyperlink>
        </w:p>
        <w:p w14:paraId="1276F060" w14:textId="77777777" w:rsidR="00D54080" w:rsidRDefault="0016743D">
          <w:pPr>
            <w:pStyle w:val="12"/>
            <w:tabs>
              <w:tab w:val="right" w:leader="dot" w:pos="8296"/>
            </w:tabs>
            <w:rPr>
              <w:noProof/>
            </w:rPr>
          </w:pPr>
          <w:hyperlink w:anchor="_Toc450930619" w:history="1">
            <w:r w:rsidR="00D54080" w:rsidRPr="00450096">
              <w:rPr>
                <w:rStyle w:val="aa"/>
                <w:noProof/>
              </w:rPr>
              <w:t>4.</w:t>
            </w:r>
            <w:r w:rsidR="00D54080" w:rsidRPr="00450096">
              <w:rPr>
                <w:rStyle w:val="aa"/>
                <w:rFonts w:hint="eastAsia"/>
                <w:noProof/>
              </w:rPr>
              <w:t>系统实现</w:t>
            </w:r>
            <w:r w:rsidR="00D54080">
              <w:rPr>
                <w:noProof/>
                <w:webHidden/>
              </w:rPr>
              <w:tab/>
            </w:r>
            <w:r w:rsidR="004B0B9B">
              <w:rPr>
                <w:noProof/>
                <w:webHidden/>
              </w:rPr>
              <w:fldChar w:fldCharType="begin"/>
            </w:r>
            <w:r w:rsidR="00D54080">
              <w:rPr>
                <w:noProof/>
                <w:webHidden/>
              </w:rPr>
              <w:instrText xml:space="preserve"> PAGEREF _Toc450930619 \h </w:instrText>
            </w:r>
            <w:r w:rsidR="004B0B9B">
              <w:rPr>
                <w:noProof/>
                <w:webHidden/>
              </w:rPr>
            </w:r>
            <w:r w:rsidR="004B0B9B">
              <w:rPr>
                <w:noProof/>
                <w:webHidden/>
              </w:rPr>
              <w:fldChar w:fldCharType="separate"/>
            </w:r>
            <w:r w:rsidR="00D54080">
              <w:rPr>
                <w:noProof/>
                <w:webHidden/>
              </w:rPr>
              <w:t>25</w:t>
            </w:r>
            <w:r w:rsidR="004B0B9B">
              <w:rPr>
                <w:noProof/>
                <w:webHidden/>
              </w:rPr>
              <w:fldChar w:fldCharType="end"/>
            </w:r>
          </w:hyperlink>
        </w:p>
        <w:p w14:paraId="77F055A2" w14:textId="77777777" w:rsidR="00D54080" w:rsidRDefault="0016743D" w:rsidP="004A6808">
          <w:pPr>
            <w:pStyle w:val="21"/>
            <w:tabs>
              <w:tab w:val="right" w:leader="dot" w:pos="8296"/>
            </w:tabs>
            <w:ind w:left="480"/>
            <w:rPr>
              <w:noProof/>
            </w:rPr>
          </w:pPr>
          <w:hyperlink w:anchor="_Toc450930620" w:history="1">
            <w:r w:rsidR="00D54080" w:rsidRPr="00450096">
              <w:rPr>
                <w:rStyle w:val="aa"/>
                <w:noProof/>
              </w:rPr>
              <w:t>4.1</w:t>
            </w:r>
            <w:r w:rsidR="00D54080" w:rsidRPr="00450096">
              <w:rPr>
                <w:rStyle w:val="aa"/>
                <w:rFonts w:hint="eastAsia"/>
                <w:noProof/>
              </w:rPr>
              <w:t>系统结构</w:t>
            </w:r>
            <w:r w:rsidR="00D54080">
              <w:rPr>
                <w:noProof/>
                <w:webHidden/>
              </w:rPr>
              <w:tab/>
            </w:r>
            <w:r w:rsidR="004B0B9B">
              <w:rPr>
                <w:noProof/>
                <w:webHidden/>
              </w:rPr>
              <w:fldChar w:fldCharType="begin"/>
            </w:r>
            <w:r w:rsidR="00D54080">
              <w:rPr>
                <w:noProof/>
                <w:webHidden/>
              </w:rPr>
              <w:instrText xml:space="preserve"> PAGEREF _Toc450930620 \h </w:instrText>
            </w:r>
            <w:r w:rsidR="004B0B9B">
              <w:rPr>
                <w:noProof/>
                <w:webHidden/>
              </w:rPr>
            </w:r>
            <w:r w:rsidR="004B0B9B">
              <w:rPr>
                <w:noProof/>
                <w:webHidden/>
              </w:rPr>
              <w:fldChar w:fldCharType="separate"/>
            </w:r>
            <w:r w:rsidR="00D54080">
              <w:rPr>
                <w:noProof/>
                <w:webHidden/>
              </w:rPr>
              <w:t>25</w:t>
            </w:r>
            <w:r w:rsidR="004B0B9B">
              <w:rPr>
                <w:noProof/>
                <w:webHidden/>
              </w:rPr>
              <w:fldChar w:fldCharType="end"/>
            </w:r>
          </w:hyperlink>
        </w:p>
        <w:p w14:paraId="5A1221FC" w14:textId="77777777" w:rsidR="00D54080" w:rsidRDefault="0016743D" w:rsidP="004A6808">
          <w:pPr>
            <w:pStyle w:val="21"/>
            <w:tabs>
              <w:tab w:val="right" w:leader="dot" w:pos="8296"/>
            </w:tabs>
            <w:ind w:left="480"/>
            <w:rPr>
              <w:noProof/>
            </w:rPr>
          </w:pPr>
          <w:hyperlink w:anchor="_Toc450930621" w:history="1">
            <w:r w:rsidR="00D54080" w:rsidRPr="00450096">
              <w:rPr>
                <w:rStyle w:val="aa"/>
                <w:noProof/>
              </w:rPr>
              <w:t>4.2</w:t>
            </w:r>
            <w:r w:rsidR="00D54080" w:rsidRPr="00450096">
              <w:rPr>
                <w:rStyle w:val="aa"/>
                <w:rFonts w:hint="eastAsia"/>
                <w:noProof/>
              </w:rPr>
              <w:t>缓冲式</w:t>
            </w:r>
            <w:r w:rsidR="00D54080" w:rsidRPr="00450096">
              <w:rPr>
                <w:rStyle w:val="aa"/>
                <w:noProof/>
              </w:rPr>
              <w:t>XML DOM</w:t>
            </w:r>
            <w:r w:rsidR="00D54080" w:rsidRPr="00450096">
              <w:rPr>
                <w:rStyle w:val="aa"/>
                <w:rFonts w:hint="eastAsia"/>
                <w:noProof/>
              </w:rPr>
              <w:t>的实现</w:t>
            </w:r>
            <w:r w:rsidR="00D54080">
              <w:rPr>
                <w:noProof/>
                <w:webHidden/>
              </w:rPr>
              <w:tab/>
            </w:r>
            <w:r w:rsidR="004B0B9B">
              <w:rPr>
                <w:noProof/>
                <w:webHidden/>
              </w:rPr>
              <w:fldChar w:fldCharType="begin"/>
            </w:r>
            <w:r w:rsidR="00D54080">
              <w:rPr>
                <w:noProof/>
                <w:webHidden/>
              </w:rPr>
              <w:instrText xml:space="preserve"> PAGEREF _Toc450930621 \h </w:instrText>
            </w:r>
            <w:r w:rsidR="004B0B9B">
              <w:rPr>
                <w:noProof/>
                <w:webHidden/>
              </w:rPr>
            </w:r>
            <w:r w:rsidR="004B0B9B">
              <w:rPr>
                <w:noProof/>
                <w:webHidden/>
              </w:rPr>
              <w:fldChar w:fldCharType="separate"/>
            </w:r>
            <w:r w:rsidR="00D54080">
              <w:rPr>
                <w:noProof/>
                <w:webHidden/>
              </w:rPr>
              <w:t>27</w:t>
            </w:r>
            <w:r w:rsidR="004B0B9B">
              <w:rPr>
                <w:noProof/>
                <w:webHidden/>
              </w:rPr>
              <w:fldChar w:fldCharType="end"/>
            </w:r>
          </w:hyperlink>
        </w:p>
        <w:p w14:paraId="04AE9D63" w14:textId="77777777" w:rsidR="00D54080" w:rsidRDefault="0016743D" w:rsidP="004A6808">
          <w:pPr>
            <w:pStyle w:val="30"/>
            <w:tabs>
              <w:tab w:val="right" w:leader="dot" w:pos="8296"/>
            </w:tabs>
            <w:ind w:left="960"/>
            <w:rPr>
              <w:noProof/>
            </w:rPr>
          </w:pPr>
          <w:hyperlink w:anchor="_Toc450930622" w:history="1">
            <w:r w:rsidR="00D54080" w:rsidRPr="00450096">
              <w:rPr>
                <w:rStyle w:val="aa"/>
                <w:noProof/>
              </w:rPr>
              <w:t xml:space="preserve">4.2.1 </w:t>
            </w:r>
            <w:r w:rsidR="00D54080" w:rsidRPr="00450096">
              <w:rPr>
                <w:rStyle w:val="aa"/>
                <w:rFonts w:hint="eastAsia"/>
                <w:noProof/>
              </w:rPr>
              <w:t>缓冲式</w:t>
            </w:r>
            <w:r w:rsidR="00D54080" w:rsidRPr="00450096">
              <w:rPr>
                <w:rStyle w:val="aa"/>
                <w:noProof/>
              </w:rPr>
              <w:t>XML DOM</w:t>
            </w:r>
            <w:r w:rsidR="00D54080" w:rsidRPr="00450096">
              <w:rPr>
                <w:rStyle w:val="aa"/>
                <w:rFonts w:hint="eastAsia"/>
                <w:noProof/>
              </w:rPr>
              <w:t>生成的实现</w:t>
            </w:r>
            <w:r w:rsidR="00D54080">
              <w:rPr>
                <w:noProof/>
                <w:webHidden/>
              </w:rPr>
              <w:tab/>
            </w:r>
            <w:r w:rsidR="004B0B9B">
              <w:rPr>
                <w:noProof/>
                <w:webHidden/>
              </w:rPr>
              <w:fldChar w:fldCharType="begin"/>
            </w:r>
            <w:r w:rsidR="00D54080">
              <w:rPr>
                <w:noProof/>
                <w:webHidden/>
              </w:rPr>
              <w:instrText xml:space="preserve"> PAGEREF _Toc450930622 \h </w:instrText>
            </w:r>
            <w:r w:rsidR="004B0B9B">
              <w:rPr>
                <w:noProof/>
                <w:webHidden/>
              </w:rPr>
            </w:r>
            <w:r w:rsidR="004B0B9B">
              <w:rPr>
                <w:noProof/>
                <w:webHidden/>
              </w:rPr>
              <w:fldChar w:fldCharType="separate"/>
            </w:r>
            <w:r w:rsidR="00D54080">
              <w:rPr>
                <w:noProof/>
                <w:webHidden/>
              </w:rPr>
              <w:t>27</w:t>
            </w:r>
            <w:r w:rsidR="004B0B9B">
              <w:rPr>
                <w:noProof/>
                <w:webHidden/>
              </w:rPr>
              <w:fldChar w:fldCharType="end"/>
            </w:r>
          </w:hyperlink>
        </w:p>
        <w:p w14:paraId="39D89477" w14:textId="77777777" w:rsidR="00D54080" w:rsidRDefault="0016743D" w:rsidP="004A6808">
          <w:pPr>
            <w:pStyle w:val="30"/>
            <w:tabs>
              <w:tab w:val="right" w:leader="dot" w:pos="8296"/>
            </w:tabs>
            <w:ind w:left="960"/>
            <w:rPr>
              <w:noProof/>
            </w:rPr>
          </w:pPr>
          <w:hyperlink w:anchor="_Toc450930623" w:history="1">
            <w:r w:rsidR="00D54080" w:rsidRPr="00450096">
              <w:rPr>
                <w:rStyle w:val="aa"/>
                <w:noProof/>
              </w:rPr>
              <w:t xml:space="preserve">4.2.2 </w:t>
            </w:r>
            <w:r w:rsidR="00D54080" w:rsidRPr="00450096">
              <w:rPr>
                <w:rStyle w:val="aa"/>
                <w:rFonts w:hint="eastAsia"/>
                <w:noProof/>
              </w:rPr>
              <w:t>缓冲式</w:t>
            </w:r>
            <w:r w:rsidR="00D54080" w:rsidRPr="00450096">
              <w:rPr>
                <w:rStyle w:val="aa"/>
                <w:noProof/>
              </w:rPr>
              <w:t>XML DOM</w:t>
            </w:r>
            <w:r w:rsidR="00D54080" w:rsidRPr="00450096">
              <w:rPr>
                <w:rStyle w:val="aa"/>
                <w:rFonts w:hint="eastAsia"/>
                <w:noProof/>
              </w:rPr>
              <w:t>节点的实现</w:t>
            </w:r>
            <w:r w:rsidR="00D54080">
              <w:rPr>
                <w:noProof/>
                <w:webHidden/>
              </w:rPr>
              <w:tab/>
            </w:r>
            <w:r w:rsidR="004B0B9B">
              <w:rPr>
                <w:noProof/>
                <w:webHidden/>
              </w:rPr>
              <w:fldChar w:fldCharType="begin"/>
            </w:r>
            <w:r w:rsidR="00D54080">
              <w:rPr>
                <w:noProof/>
                <w:webHidden/>
              </w:rPr>
              <w:instrText xml:space="preserve"> PAGEREF _Toc450930623 \h </w:instrText>
            </w:r>
            <w:r w:rsidR="004B0B9B">
              <w:rPr>
                <w:noProof/>
                <w:webHidden/>
              </w:rPr>
            </w:r>
            <w:r w:rsidR="004B0B9B">
              <w:rPr>
                <w:noProof/>
                <w:webHidden/>
              </w:rPr>
              <w:fldChar w:fldCharType="separate"/>
            </w:r>
            <w:r w:rsidR="00D54080">
              <w:rPr>
                <w:noProof/>
                <w:webHidden/>
              </w:rPr>
              <w:t>33</w:t>
            </w:r>
            <w:r w:rsidR="004B0B9B">
              <w:rPr>
                <w:noProof/>
                <w:webHidden/>
              </w:rPr>
              <w:fldChar w:fldCharType="end"/>
            </w:r>
          </w:hyperlink>
        </w:p>
        <w:p w14:paraId="44C4673B" w14:textId="77777777" w:rsidR="00D54080" w:rsidRDefault="0016743D" w:rsidP="004A6808">
          <w:pPr>
            <w:pStyle w:val="21"/>
            <w:tabs>
              <w:tab w:val="right" w:leader="dot" w:pos="8296"/>
            </w:tabs>
            <w:ind w:left="480"/>
            <w:rPr>
              <w:noProof/>
            </w:rPr>
          </w:pPr>
          <w:hyperlink w:anchor="_Toc450930624" w:history="1">
            <w:r w:rsidR="00D54080" w:rsidRPr="00450096">
              <w:rPr>
                <w:rStyle w:val="aa"/>
                <w:noProof/>
              </w:rPr>
              <w:t>4.3 Xpath</w:t>
            </w:r>
            <w:r w:rsidR="00D54080" w:rsidRPr="00450096">
              <w:rPr>
                <w:rStyle w:val="aa"/>
                <w:rFonts w:hint="eastAsia"/>
                <w:noProof/>
              </w:rPr>
              <w:t>查询的实现</w:t>
            </w:r>
            <w:r w:rsidR="00D54080">
              <w:rPr>
                <w:noProof/>
                <w:webHidden/>
              </w:rPr>
              <w:tab/>
            </w:r>
            <w:r w:rsidR="004B0B9B">
              <w:rPr>
                <w:noProof/>
                <w:webHidden/>
              </w:rPr>
              <w:fldChar w:fldCharType="begin"/>
            </w:r>
            <w:r w:rsidR="00D54080">
              <w:rPr>
                <w:noProof/>
                <w:webHidden/>
              </w:rPr>
              <w:instrText xml:space="preserve"> PAGEREF _Toc450930624 \h </w:instrText>
            </w:r>
            <w:r w:rsidR="004B0B9B">
              <w:rPr>
                <w:noProof/>
                <w:webHidden/>
              </w:rPr>
            </w:r>
            <w:r w:rsidR="004B0B9B">
              <w:rPr>
                <w:noProof/>
                <w:webHidden/>
              </w:rPr>
              <w:fldChar w:fldCharType="separate"/>
            </w:r>
            <w:r w:rsidR="00D54080">
              <w:rPr>
                <w:noProof/>
                <w:webHidden/>
              </w:rPr>
              <w:t>36</w:t>
            </w:r>
            <w:r w:rsidR="004B0B9B">
              <w:rPr>
                <w:noProof/>
                <w:webHidden/>
              </w:rPr>
              <w:fldChar w:fldCharType="end"/>
            </w:r>
          </w:hyperlink>
        </w:p>
        <w:p w14:paraId="3DB91FA5" w14:textId="77777777" w:rsidR="00D54080" w:rsidRDefault="0016743D" w:rsidP="004A6808">
          <w:pPr>
            <w:pStyle w:val="30"/>
            <w:tabs>
              <w:tab w:val="right" w:leader="dot" w:pos="8296"/>
            </w:tabs>
            <w:ind w:left="960"/>
            <w:rPr>
              <w:noProof/>
            </w:rPr>
          </w:pPr>
          <w:hyperlink w:anchor="_Toc450930625" w:history="1">
            <w:r w:rsidR="00D54080" w:rsidRPr="00450096">
              <w:rPr>
                <w:rStyle w:val="aa"/>
                <w:noProof/>
              </w:rPr>
              <w:t>4.3.1 Xpath</w:t>
            </w:r>
            <w:r w:rsidR="00D54080" w:rsidRPr="00450096">
              <w:rPr>
                <w:rStyle w:val="aa"/>
                <w:rFonts w:hint="eastAsia"/>
                <w:noProof/>
              </w:rPr>
              <w:t>的处理</w:t>
            </w:r>
            <w:r w:rsidR="00D54080">
              <w:rPr>
                <w:noProof/>
                <w:webHidden/>
              </w:rPr>
              <w:tab/>
            </w:r>
            <w:r w:rsidR="004B0B9B">
              <w:rPr>
                <w:noProof/>
                <w:webHidden/>
              </w:rPr>
              <w:fldChar w:fldCharType="begin"/>
            </w:r>
            <w:r w:rsidR="00D54080">
              <w:rPr>
                <w:noProof/>
                <w:webHidden/>
              </w:rPr>
              <w:instrText xml:space="preserve"> PAGEREF _Toc450930625 \h </w:instrText>
            </w:r>
            <w:r w:rsidR="004B0B9B">
              <w:rPr>
                <w:noProof/>
                <w:webHidden/>
              </w:rPr>
            </w:r>
            <w:r w:rsidR="004B0B9B">
              <w:rPr>
                <w:noProof/>
                <w:webHidden/>
              </w:rPr>
              <w:fldChar w:fldCharType="separate"/>
            </w:r>
            <w:r w:rsidR="00D54080">
              <w:rPr>
                <w:noProof/>
                <w:webHidden/>
              </w:rPr>
              <w:t>36</w:t>
            </w:r>
            <w:r w:rsidR="004B0B9B">
              <w:rPr>
                <w:noProof/>
                <w:webHidden/>
              </w:rPr>
              <w:fldChar w:fldCharType="end"/>
            </w:r>
          </w:hyperlink>
        </w:p>
        <w:p w14:paraId="01FFD549" w14:textId="77777777" w:rsidR="00D54080" w:rsidRDefault="0016743D" w:rsidP="004A6808">
          <w:pPr>
            <w:pStyle w:val="30"/>
            <w:tabs>
              <w:tab w:val="right" w:leader="dot" w:pos="8296"/>
            </w:tabs>
            <w:ind w:left="960"/>
            <w:rPr>
              <w:noProof/>
            </w:rPr>
          </w:pPr>
          <w:hyperlink w:anchor="_Toc450930626" w:history="1">
            <w:r w:rsidR="00D54080" w:rsidRPr="00450096">
              <w:rPr>
                <w:rStyle w:val="aa"/>
                <w:noProof/>
              </w:rPr>
              <w:t>4.3.2 Xpath</w:t>
            </w:r>
            <w:r w:rsidR="00D54080" w:rsidRPr="00450096">
              <w:rPr>
                <w:rStyle w:val="aa"/>
                <w:rFonts w:hint="eastAsia"/>
                <w:noProof/>
              </w:rPr>
              <w:t>的查询</w:t>
            </w:r>
            <w:r w:rsidR="00D54080">
              <w:rPr>
                <w:noProof/>
                <w:webHidden/>
              </w:rPr>
              <w:tab/>
            </w:r>
            <w:r w:rsidR="004B0B9B">
              <w:rPr>
                <w:noProof/>
                <w:webHidden/>
              </w:rPr>
              <w:fldChar w:fldCharType="begin"/>
            </w:r>
            <w:r w:rsidR="00D54080">
              <w:rPr>
                <w:noProof/>
                <w:webHidden/>
              </w:rPr>
              <w:instrText xml:space="preserve"> PAGEREF _Toc450930626 \h </w:instrText>
            </w:r>
            <w:r w:rsidR="004B0B9B">
              <w:rPr>
                <w:noProof/>
                <w:webHidden/>
              </w:rPr>
            </w:r>
            <w:r w:rsidR="004B0B9B">
              <w:rPr>
                <w:noProof/>
                <w:webHidden/>
              </w:rPr>
              <w:fldChar w:fldCharType="separate"/>
            </w:r>
            <w:r w:rsidR="00D54080">
              <w:rPr>
                <w:noProof/>
                <w:webHidden/>
              </w:rPr>
              <w:t>36</w:t>
            </w:r>
            <w:r w:rsidR="004B0B9B">
              <w:rPr>
                <w:noProof/>
                <w:webHidden/>
              </w:rPr>
              <w:fldChar w:fldCharType="end"/>
            </w:r>
          </w:hyperlink>
        </w:p>
        <w:p w14:paraId="4EA60AEA" w14:textId="77777777" w:rsidR="00D54080" w:rsidRDefault="0016743D">
          <w:pPr>
            <w:pStyle w:val="12"/>
            <w:tabs>
              <w:tab w:val="right" w:leader="dot" w:pos="8296"/>
            </w:tabs>
            <w:rPr>
              <w:noProof/>
            </w:rPr>
          </w:pPr>
          <w:hyperlink w:anchor="_Toc450930627" w:history="1">
            <w:r w:rsidR="00D54080" w:rsidRPr="00450096">
              <w:rPr>
                <w:rStyle w:val="aa"/>
                <w:noProof/>
              </w:rPr>
              <w:t>5.</w:t>
            </w:r>
            <w:r w:rsidR="00D54080" w:rsidRPr="00450096">
              <w:rPr>
                <w:rStyle w:val="aa"/>
                <w:rFonts w:hint="eastAsia"/>
                <w:noProof/>
              </w:rPr>
              <w:t>测试实验</w:t>
            </w:r>
            <w:r w:rsidR="00D54080">
              <w:rPr>
                <w:noProof/>
                <w:webHidden/>
              </w:rPr>
              <w:tab/>
            </w:r>
            <w:r w:rsidR="004B0B9B">
              <w:rPr>
                <w:noProof/>
                <w:webHidden/>
              </w:rPr>
              <w:fldChar w:fldCharType="begin"/>
            </w:r>
            <w:r w:rsidR="00D54080">
              <w:rPr>
                <w:noProof/>
                <w:webHidden/>
              </w:rPr>
              <w:instrText xml:space="preserve"> PAGEREF _Toc450930627 \h </w:instrText>
            </w:r>
            <w:r w:rsidR="004B0B9B">
              <w:rPr>
                <w:noProof/>
                <w:webHidden/>
              </w:rPr>
            </w:r>
            <w:r w:rsidR="004B0B9B">
              <w:rPr>
                <w:noProof/>
                <w:webHidden/>
              </w:rPr>
              <w:fldChar w:fldCharType="separate"/>
            </w:r>
            <w:r w:rsidR="00D54080">
              <w:rPr>
                <w:noProof/>
                <w:webHidden/>
              </w:rPr>
              <w:t>37</w:t>
            </w:r>
            <w:r w:rsidR="004B0B9B">
              <w:rPr>
                <w:noProof/>
                <w:webHidden/>
              </w:rPr>
              <w:fldChar w:fldCharType="end"/>
            </w:r>
          </w:hyperlink>
        </w:p>
        <w:p w14:paraId="52FD9218" w14:textId="77777777" w:rsidR="00D54080" w:rsidRDefault="0016743D" w:rsidP="004A6808">
          <w:pPr>
            <w:pStyle w:val="21"/>
            <w:tabs>
              <w:tab w:val="right" w:leader="dot" w:pos="8296"/>
            </w:tabs>
            <w:ind w:left="480"/>
            <w:rPr>
              <w:noProof/>
            </w:rPr>
          </w:pPr>
          <w:hyperlink w:anchor="_Toc450930628" w:history="1">
            <w:r w:rsidR="00D54080" w:rsidRPr="00450096">
              <w:rPr>
                <w:rStyle w:val="aa"/>
                <w:noProof/>
              </w:rPr>
              <w:t>5.1</w:t>
            </w:r>
            <w:r w:rsidR="00D54080" w:rsidRPr="00450096">
              <w:rPr>
                <w:rStyle w:val="aa"/>
                <w:rFonts w:hint="eastAsia"/>
                <w:noProof/>
              </w:rPr>
              <w:t>缓冲式</w:t>
            </w:r>
            <w:r w:rsidR="00D54080" w:rsidRPr="00450096">
              <w:rPr>
                <w:rStyle w:val="aa"/>
                <w:noProof/>
              </w:rPr>
              <w:t>XML DOM</w:t>
            </w:r>
            <w:r w:rsidR="00D54080" w:rsidRPr="00450096">
              <w:rPr>
                <w:rStyle w:val="aa"/>
                <w:rFonts w:hint="eastAsia"/>
                <w:noProof/>
              </w:rPr>
              <w:t>生成部分性能测试</w:t>
            </w:r>
            <w:r w:rsidR="00D54080">
              <w:rPr>
                <w:noProof/>
                <w:webHidden/>
              </w:rPr>
              <w:tab/>
            </w:r>
            <w:r w:rsidR="004B0B9B">
              <w:rPr>
                <w:noProof/>
                <w:webHidden/>
              </w:rPr>
              <w:fldChar w:fldCharType="begin"/>
            </w:r>
            <w:r w:rsidR="00D54080">
              <w:rPr>
                <w:noProof/>
                <w:webHidden/>
              </w:rPr>
              <w:instrText xml:space="preserve"> PAGEREF _Toc450930628 \h </w:instrText>
            </w:r>
            <w:r w:rsidR="004B0B9B">
              <w:rPr>
                <w:noProof/>
                <w:webHidden/>
              </w:rPr>
            </w:r>
            <w:r w:rsidR="004B0B9B">
              <w:rPr>
                <w:noProof/>
                <w:webHidden/>
              </w:rPr>
              <w:fldChar w:fldCharType="separate"/>
            </w:r>
            <w:r w:rsidR="00D54080">
              <w:rPr>
                <w:noProof/>
                <w:webHidden/>
              </w:rPr>
              <w:t>37</w:t>
            </w:r>
            <w:r w:rsidR="004B0B9B">
              <w:rPr>
                <w:noProof/>
                <w:webHidden/>
              </w:rPr>
              <w:fldChar w:fldCharType="end"/>
            </w:r>
          </w:hyperlink>
        </w:p>
        <w:p w14:paraId="64DA8074" w14:textId="77777777" w:rsidR="00D54080" w:rsidRDefault="0016743D" w:rsidP="004A6808">
          <w:pPr>
            <w:pStyle w:val="21"/>
            <w:tabs>
              <w:tab w:val="right" w:leader="dot" w:pos="8296"/>
            </w:tabs>
            <w:ind w:left="480"/>
            <w:rPr>
              <w:noProof/>
            </w:rPr>
          </w:pPr>
          <w:hyperlink w:anchor="_Toc450930629" w:history="1">
            <w:r w:rsidR="00D54080" w:rsidRPr="00450096">
              <w:rPr>
                <w:rStyle w:val="aa"/>
                <w:noProof/>
              </w:rPr>
              <w:t>5.2</w:t>
            </w:r>
            <w:r w:rsidR="00D54080" w:rsidRPr="00450096">
              <w:rPr>
                <w:rStyle w:val="aa"/>
                <w:rFonts w:hint="eastAsia"/>
                <w:noProof/>
              </w:rPr>
              <w:t>系统功能测试</w:t>
            </w:r>
            <w:r w:rsidR="00D54080">
              <w:rPr>
                <w:noProof/>
                <w:webHidden/>
              </w:rPr>
              <w:tab/>
            </w:r>
            <w:r w:rsidR="004B0B9B">
              <w:rPr>
                <w:noProof/>
                <w:webHidden/>
              </w:rPr>
              <w:fldChar w:fldCharType="begin"/>
            </w:r>
            <w:r w:rsidR="00D54080">
              <w:rPr>
                <w:noProof/>
                <w:webHidden/>
              </w:rPr>
              <w:instrText xml:space="preserve"> PAGEREF _Toc450930629 \h </w:instrText>
            </w:r>
            <w:r w:rsidR="004B0B9B">
              <w:rPr>
                <w:noProof/>
                <w:webHidden/>
              </w:rPr>
            </w:r>
            <w:r w:rsidR="004B0B9B">
              <w:rPr>
                <w:noProof/>
                <w:webHidden/>
              </w:rPr>
              <w:fldChar w:fldCharType="separate"/>
            </w:r>
            <w:r w:rsidR="00D54080">
              <w:rPr>
                <w:noProof/>
                <w:webHidden/>
              </w:rPr>
              <w:t>38</w:t>
            </w:r>
            <w:r w:rsidR="004B0B9B">
              <w:rPr>
                <w:noProof/>
                <w:webHidden/>
              </w:rPr>
              <w:fldChar w:fldCharType="end"/>
            </w:r>
          </w:hyperlink>
        </w:p>
        <w:p w14:paraId="2D7EC4E6" w14:textId="77777777" w:rsidR="00D54080" w:rsidRDefault="0016743D">
          <w:pPr>
            <w:pStyle w:val="12"/>
            <w:tabs>
              <w:tab w:val="right" w:leader="dot" w:pos="8296"/>
            </w:tabs>
            <w:rPr>
              <w:noProof/>
            </w:rPr>
          </w:pPr>
          <w:hyperlink w:anchor="_Toc450930630" w:history="1">
            <w:r w:rsidR="00D54080" w:rsidRPr="00450096">
              <w:rPr>
                <w:rStyle w:val="aa"/>
                <w:rFonts w:hint="eastAsia"/>
                <w:noProof/>
              </w:rPr>
              <w:t>结论</w:t>
            </w:r>
            <w:r w:rsidR="00D54080">
              <w:rPr>
                <w:noProof/>
                <w:webHidden/>
              </w:rPr>
              <w:tab/>
            </w:r>
            <w:r w:rsidR="004B0B9B">
              <w:rPr>
                <w:noProof/>
                <w:webHidden/>
              </w:rPr>
              <w:fldChar w:fldCharType="begin"/>
            </w:r>
            <w:r w:rsidR="00D54080">
              <w:rPr>
                <w:noProof/>
                <w:webHidden/>
              </w:rPr>
              <w:instrText xml:space="preserve"> PAGEREF _Toc450930630 \h </w:instrText>
            </w:r>
            <w:r w:rsidR="004B0B9B">
              <w:rPr>
                <w:noProof/>
                <w:webHidden/>
              </w:rPr>
            </w:r>
            <w:r w:rsidR="004B0B9B">
              <w:rPr>
                <w:noProof/>
                <w:webHidden/>
              </w:rPr>
              <w:fldChar w:fldCharType="separate"/>
            </w:r>
            <w:r w:rsidR="00D54080">
              <w:rPr>
                <w:noProof/>
                <w:webHidden/>
              </w:rPr>
              <w:t>42</w:t>
            </w:r>
            <w:r w:rsidR="004B0B9B">
              <w:rPr>
                <w:noProof/>
                <w:webHidden/>
              </w:rPr>
              <w:fldChar w:fldCharType="end"/>
            </w:r>
          </w:hyperlink>
        </w:p>
        <w:p w14:paraId="73546E76" w14:textId="77777777" w:rsidR="00D54080" w:rsidRDefault="0016743D">
          <w:pPr>
            <w:pStyle w:val="12"/>
            <w:tabs>
              <w:tab w:val="right" w:leader="dot" w:pos="8296"/>
            </w:tabs>
            <w:rPr>
              <w:noProof/>
            </w:rPr>
          </w:pPr>
          <w:hyperlink w:anchor="_Toc450930631" w:history="1">
            <w:r w:rsidR="00D54080" w:rsidRPr="00450096">
              <w:rPr>
                <w:rStyle w:val="aa"/>
                <w:rFonts w:hint="eastAsia"/>
                <w:noProof/>
              </w:rPr>
              <w:t>参考文献</w:t>
            </w:r>
            <w:r w:rsidR="00D54080">
              <w:rPr>
                <w:noProof/>
                <w:webHidden/>
              </w:rPr>
              <w:tab/>
            </w:r>
            <w:r w:rsidR="004B0B9B">
              <w:rPr>
                <w:noProof/>
                <w:webHidden/>
              </w:rPr>
              <w:fldChar w:fldCharType="begin"/>
            </w:r>
            <w:r w:rsidR="00D54080">
              <w:rPr>
                <w:noProof/>
                <w:webHidden/>
              </w:rPr>
              <w:instrText xml:space="preserve"> PAGEREF _Toc450930631 \h </w:instrText>
            </w:r>
            <w:r w:rsidR="004B0B9B">
              <w:rPr>
                <w:noProof/>
                <w:webHidden/>
              </w:rPr>
            </w:r>
            <w:r w:rsidR="004B0B9B">
              <w:rPr>
                <w:noProof/>
                <w:webHidden/>
              </w:rPr>
              <w:fldChar w:fldCharType="separate"/>
            </w:r>
            <w:r w:rsidR="00D54080">
              <w:rPr>
                <w:noProof/>
                <w:webHidden/>
              </w:rPr>
              <w:t>43</w:t>
            </w:r>
            <w:r w:rsidR="004B0B9B">
              <w:rPr>
                <w:noProof/>
                <w:webHidden/>
              </w:rPr>
              <w:fldChar w:fldCharType="end"/>
            </w:r>
          </w:hyperlink>
        </w:p>
        <w:p w14:paraId="091EACF1" w14:textId="77777777" w:rsidR="00D54080" w:rsidRDefault="0016743D">
          <w:pPr>
            <w:pStyle w:val="12"/>
            <w:tabs>
              <w:tab w:val="right" w:leader="dot" w:pos="8296"/>
            </w:tabs>
            <w:rPr>
              <w:noProof/>
            </w:rPr>
          </w:pPr>
          <w:hyperlink w:anchor="_Toc450930632" w:history="1">
            <w:r w:rsidR="00D54080" w:rsidRPr="00450096">
              <w:rPr>
                <w:rStyle w:val="aa"/>
                <w:rFonts w:hint="eastAsia"/>
                <w:noProof/>
              </w:rPr>
              <w:t>致谢</w:t>
            </w:r>
            <w:r w:rsidR="00D54080">
              <w:rPr>
                <w:noProof/>
                <w:webHidden/>
              </w:rPr>
              <w:tab/>
            </w:r>
            <w:r w:rsidR="004B0B9B">
              <w:rPr>
                <w:noProof/>
                <w:webHidden/>
              </w:rPr>
              <w:fldChar w:fldCharType="begin"/>
            </w:r>
            <w:r w:rsidR="00D54080">
              <w:rPr>
                <w:noProof/>
                <w:webHidden/>
              </w:rPr>
              <w:instrText xml:space="preserve"> PAGEREF _Toc450930632 \h </w:instrText>
            </w:r>
            <w:r w:rsidR="004B0B9B">
              <w:rPr>
                <w:noProof/>
                <w:webHidden/>
              </w:rPr>
            </w:r>
            <w:r w:rsidR="004B0B9B">
              <w:rPr>
                <w:noProof/>
                <w:webHidden/>
              </w:rPr>
              <w:fldChar w:fldCharType="separate"/>
            </w:r>
            <w:r w:rsidR="00D54080">
              <w:rPr>
                <w:noProof/>
                <w:webHidden/>
              </w:rPr>
              <w:t>44</w:t>
            </w:r>
            <w:r w:rsidR="004B0B9B">
              <w:rPr>
                <w:noProof/>
                <w:webHidden/>
              </w:rPr>
              <w:fldChar w:fldCharType="end"/>
            </w:r>
          </w:hyperlink>
        </w:p>
        <w:p w14:paraId="78DD47A1" w14:textId="77777777" w:rsidR="0072575E" w:rsidRDefault="004B0B9B">
          <w:r>
            <w:fldChar w:fldCharType="end"/>
          </w:r>
        </w:p>
      </w:sdtContent>
    </w:sdt>
    <w:p w14:paraId="5C11E086" w14:textId="77777777" w:rsidR="00A07D38" w:rsidRDefault="00A07D38">
      <w:pPr>
        <w:widowControl/>
        <w:jc w:val="left"/>
      </w:pPr>
    </w:p>
    <w:p w14:paraId="34DF6A65" w14:textId="77777777" w:rsidR="00A07D38" w:rsidRPr="00A07D38" w:rsidRDefault="00A07D38" w:rsidP="00A07D38">
      <w:pPr>
        <w:widowControl/>
        <w:jc w:val="left"/>
      </w:pPr>
      <w:r>
        <w:br w:type="page"/>
      </w:r>
    </w:p>
    <w:p w14:paraId="7A0165E0" w14:textId="77777777" w:rsidR="00967207" w:rsidRDefault="00412EC6" w:rsidP="00946CEC">
      <w:pPr>
        <w:pStyle w:val="1"/>
        <w:numPr>
          <w:ilvl w:val="0"/>
          <w:numId w:val="24"/>
        </w:numPr>
        <w:jc w:val="center"/>
      </w:pPr>
      <w:bookmarkStart w:id="4" w:name="_Toc450930590"/>
      <w:r>
        <w:rPr>
          <w:rFonts w:hint="eastAsia"/>
        </w:rPr>
        <w:lastRenderedPageBreak/>
        <w:t>绪论</w:t>
      </w:r>
      <w:bookmarkEnd w:id="4"/>
    </w:p>
    <w:p w14:paraId="22AE43A1" w14:textId="77777777" w:rsidR="00412EC6" w:rsidRPr="00856F05" w:rsidRDefault="00412EC6" w:rsidP="00795791">
      <w:pPr>
        <w:pStyle w:val="2"/>
      </w:pPr>
      <w:bookmarkStart w:id="5" w:name="_Toc450930591"/>
      <w:r w:rsidRPr="00856F05">
        <w:rPr>
          <w:rFonts w:hint="eastAsia"/>
        </w:rPr>
        <w:t>课题背景</w:t>
      </w:r>
      <w:bookmarkEnd w:id="5"/>
    </w:p>
    <w:p w14:paraId="126537B4" w14:textId="77777777" w:rsidR="00C222E9" w:rsidRDefault="00C222E9" w:rsidP="004A6808">
      <w:pPr>
        <w:ind w:firstLineChars="200" w:firstLine="480"/>
      </w:pPr>
      <w:r>
        <w:rPr>
          <w:rFonts w:hint="eastAsia"/>
        </w:rPr>
        <w:t>在大数据时代，</w:t>
      </w:r>
      <w:commentRangeStart w:id="6"/>
      <w:r>
        <w:rPr>
          <w:rFonts w:hint="eastAsia"/>
        </w:rPr>
        <w:t>来自实时监控、实时交易和社交网络等各种实时系统的、不断增长的海量数据处理需求</w:t>
      </w:r>
      <w:r w:rsidR="00D4115F">
        <w:rPr>
          <w:rFonts w:hint="eastAsia"/>
        </w:rPr>
        <w:t>不断增加</w:t>
      </w:r>
      <w:commentRangeEnd w:id="6"/>
      <w:r w:rsidR="001C2906">
        <w:rPr>
          <w:rStyle w:val="ad"/>
        </w:rPr>
        <w:commentReference w:id="6"/>
      </w:r>
      <w:r w:rsidR="00D4115F">
        <w:rPr>
          <w:rFonts w:hint="eastAsia"/>
        </w:rPr>
        <w:t>，</w:t>
      </w:r>
      <w:r>
        <w:rPr>
          <w:rFonts w:hint="eastAsia"/>
        </w:rPr>
        <w:t>使得</w:t>
      </w:r>
      <w:r w:rsidR="00D4115F">
        <w:rPr>
          <w:rFonts w:hint="eastAsia"/>
        </w:rPr>
        <w:t>数据无法完整的读到内存中进行处理，因此</w:t>
      </w:r>
      <w:r>
        <w:rPr>
          <w:rFonts w:hint="eastAsia"/>
        </w:rPr>
        <w:t>流式计算</w:t>
      </w:r>
      <w:r>
        <w:rPr>
          <w:rFonts w:hint="eastAsia"/>
        </w:rPr>
        <w:t>(Stream Computing)</w:t>
      </w:r>
      <w:r w:rsidR="00D4115F">
        <w:rPr>
          <w:rFonts w:hint="eastAsia"/>
        </w:rPr>
        <w:t>的研究得到重视。</w:t>
      </w:r>
      <w:r w:rsidR="0006175A">
        <w:rPr>
          <w:rFonts w:hint="eastAsia"/>
        </w:rPr>
        <w:t>XML</w:t>
      </w:r>
      <w:r w:rsidR="0006175A">
        <w:rPr>
          <w:rFonts w:hint="eastAsia"/>
        </w:rPr>
        <w:t>作为</w:t>
      </w:r>
      <w:r w:rsidR="00A16BEC" w:rsidRPr="00A16BEC">
        <w:t>World Wide Web Consortium</w:t>
      </w:r>
      <w:r w:rsidR="00A16BEC">
        <w:rPr>
          <w:rFonts w:hint="eastAsia"/>
        </w:rPr>
        <w:t>（</w:t>
      </w:r>
      <w:r w:rsidR="00A16BEC">
        <w:rPr>
          <w:rFonts w:hint="eastAsia"/>
        </w:rPr>
        <w:t>W3C</w:t>
      </w:r>
      <w:r w:rsidR="00A16BEC">
        <w:rPr>
          <w:rFonts w:hint="eastAsia"/>
        </w:rPr>
        <w:t>）</w:t>
      </w:r>
      <w:r>
        <w:rPr>
          <w:rFonts w:hint="eastAsia"/>
        </w:rPr>
        <w:t>推荐标准，</w:t>
      </w:r>
      <w:commentRangeStart w:id="7"/>
      <w:r>
        <w:rPr>
          <w:rFonts w:hint="eastAsia"/>
        </w:rPr>
        <w:t>大量数据以</w:t>
      </w:r>
      <w:r>
        <w:rPr>
          <w:rFonts w:hint="eastAsia"/>
        </w:rPr>
        <w:t>XML</w:t>
      </w:r>
      <w:r>
        <w:rPr>
          <w:rFonts w:hint="eastAsia"/>
        </w:rPr>
        <w:t>格式数据流的形式在网络应用中存储和传输。</w:t>
      </w:r>
      <w:commentRangeEnd w:id="7"/>
      <w:r w:rsidR="001C2906">
        <w:rPr>
          <w:rStyle w:val="ad"/>
        </w:rPr>
        <w:commentReference w:id="7"/>
      </w:r>
    </w:p>
    <w:p w14:paraId="5016C16B" w14:textId="77777777" w:rsidR="00C222E9" w:rsidRPr="00C222E9" w:rsidRDefault="00C222E9" w:rsidP="004A6808">
      <w:pPr>
        <w:ind w:firstLineChars="200" w:firstLine="480"/>
      </w:pPr>
      <w:r>
        <w:rPr>
          <w:rFonts w:hint="eastAsia"/>
        </w:rPr>
        <w:t>在使用</w:t>
      </w:r>
      <w:r>
        <w:rPr>
          <w:rFonts w:hint="eastAsia"/>
        </w:rPr>
        <w:t>XML</w:t>
      </w:r>
      <w:r>
        <w:rPr>
          <w:rFonts w:hint="eastAsia"/>
        </w:rPr>
        <w:t>数据时，需要获取文档中的数据内容，一种常用的方式</w:t>
      </w:r>
      <w:r w:rsidR="00D907F5">
        <w:rPr>
          <w:rFonts w:hint="eastAsia"/>
        </w:rPr>
        <w:t>就</w:t>
      </w:r>
      <w:r>
        <w:rPr>
          <w:rFonts w:hint="eastAsia"/>
        </w:rPr>
        <w:t>是将</w:t>
      </w:r>
      <w:r>
        <w:rPr>
          <w:rFonts w:hint="eastAsia"/>
        </w:rPr>
        <w:t>XML</w:t>
      </w:r>
      <w:r>
        <w:rPr>
          <w:rFonts w:hint="eastAsia"/>
        </w:rPr>
        <w:t>文档解析为内存中的</w:t>
      </w:r>
      <w:r>
        <w:rPr>
          <w:rFonts w:hint="eastAsia"/>
        </w:rPr>
        <w:t>XML DOM (Document Object Model)</w:t>
      </w:r>
      <w:r>
        <w:rPr>
          <w:rFonts w:hint="eastAsia"/>
        </w:rPr>
        <w:t>，并提供相关接口以支持数据查询使用。</w:t>
      </w:r>
      <w:commentRangeStart w:id="8"/>
      <w:r w:rsidR="00981F6E">
        <w:rPr>
          <w:rFonts w:hint="eastAsia"/>
        </w:rPr>
        <w:t>而</w:t>
      </w:r>
      <w:commentRangeEnd w:id="8"/>
      <w:r w:rsidR="001C2906">
        <w:rPr>
          <w:rStyle w:val="ad"/>
        </w:rPr>
        <w:commentReference w:id="8"/>
      </w:r>
      <w:r w:rsidR="00981F6E">
        <w:rPr>
          <w:rFonts w:hint="eastAsia"/>
        </w:rPr>
        <w:t>主要的解析方式有两种：</w:t>
      </w:r>
      <w:r w:rsidR="00981F6E">
        <w:rPr>
          <w:rFonts w:hint="eastAsia"/>
        </w:rPr>
        <w:t>DOM</w:t>
      </w:r>
      <w:r w:rsidR="00981F6E">
        <w:rPr>
          <w:rFonts w:hint="eastAsia"/>
        </w:rPr>
        <w:t>解析和</w:t>
      </w:r>
      <w:r w:rsidR="00981F6E">
        <w:rPr>
          <w:rFonts w:hint="eastAsia"/>
        </w:rPr>
        <w:t>SAX</w:t>
      </w:r>
      <w:r w:rsidR="00981F6E">
        <w:rPr>
          <w:rFonts w:hint="eastAsia"/>
        </w:rPr>
        <w:t>解析。</w:t>
      </w:r>
      <w:commentRangeStart w:id="9"/>
      <w:r w:rsidR="00981F6E">
        <w:rPr>
          <w:rFonts w:hint="eastAsia"/>
        </w:rPr>
        <w:t>DOM</w:t>
      </w:r>
      <w:r w:rsidR="00981F6E">
        <w:rPr>
          <w:rFonts w:hint="eastAsia"/>
        </w:rPr>
        <w:t>解析是将所有的</w:t>
      </w:r>
      <w:r w:rsidR="00981F6E">
        <w:rPr>
          <w:rFonts w:hint="eastAsia"/>
        </w:rPr>
        <w:t>XML</w:t>
      </w:r>
      <w:r w:rsidR="00981F6E">
        <w:rPr>
          <w:rFonts w:hint="eastAsia"/>
        </w:rPr>
        <w:t>文件读取到内存中形成</w:t>
      </w:r>
      <w:r w:rsidR="00981F6E">
        <w:rPr>
          <w:rFonts w:hint="eastAsia"/>
        </w:rPr>
        <w:t>DOM</w:t>
      </w:r>
      <w:r w:rsidR="00981F6E">
        <w:rPr>
          <w:rFonts w:hint="eastAsia"/>
        </w:rPr>
        <w:t>树，再进行访问，这种方式不适合文件量过大时使用</w:t>
      </w:r>
      <w:commentRangeEnd w:id="9"/>
      <w:r w:rsidR="008D57F5">
        <w:rPr>
          <w:rStyle w:val="ad"/>
        </w:rPr>
        <w:commentReference w:id="9"/>
      </w:r>
      <w:r w:rsidR="00981F6E">
        <w:rPr>
          <w:rFonts w:hint="eastAsia"/>
        </w:rPr>
        <w:t>。而</w:t>
      </w:r>
      <w:r w:rsidR="00981F6E">
        <w:rPr>
          <w:rFonts w:hint="eastAsia"/>
        </w:rPr>
        <w:t>SAX</w:t>
      </w:r>
      <w:r w:rsidR="00981F6E">
        <w:rPr>
          <w:rFonts w:hint="eastAsia"/>
        </w:rPr>
        <w:t>解析则是顺序读取文件内容，进行处理，不受文件大小的控制。因此，使用</w:t>
      </w:r>
      <w:r w:rsidR="00981F6E">
        <w:rPr>
          <w:rFonts w:hint="eastAsia"/>
        </w:rPr>
        <w:t>SAX</w:t>
      </w:r>
      <w:r w:rsidR="00981F6E">
        <w:rPr>
          <w:rFonts w:hint="eastAsia"/>
        </w:rPr>
        <w:t>解析数据流环境下的</w:t>
      </w:r>
      <w:r w:rsidR="00981F6E">
        <w:rPr>
          <w:rFonts w:hint="eastAsia"/>
        </w:rPr>
        <w:t>XML</w:t>
      </w:r>
      <w:r w:rsidR="00981F6E">
        <w:rPr>
          <w:rFonts w:hint="eastAsia"/>
        </w:rPr>
        <w:t>文档较为合理。</w:t>
      </w:r>
      <w:r>
        <w:rPr>
          <w:rFonts w:hint="eastAsia"/>
        </w:rPr>
        <w:t>在</w:t>
      </w:r>
      <w:r>
        <w:rPr>
          <w:rFonts w:hint="eastAsia"/>
        </w:rPr>
        <w:t>XML</w:t>
      </w:r>
      <w:r w:rsidR="00D907F5">
        <w:rPr>
          <w:rFonts w:hint="eastAsia"/>
        </w:rPr>
        <w:t>数据流处理时</w:t>
      </w:r>
      <w:r>
        <w:rPr>
          <w:rFonts w:hint="eastAsia"/>
        </w:rPr>
        <w:t>，特别是分布式数据流处理过程中，每个节点分配的数据流的流量很多情况下并不受节点本身控制，并且节点处理能力也受一定限制，这就存在数据流处理与到来数据流数据量不匹配的矛盾。因此，需要设计一种在数据流环境下具有缓冲机制并支持高效访问的流式</w:t>
      </w:r>
      <w:r>
        <w:rPr>
          <w:rFonts w:hint="eastAsia"/>
        </w:rPr>
        <w:t>XML DOM</w:t>
      </w:r>
      <w:r w:rsidR="00D907F5">
        <w:rPr>
          <w:rFonts w:hint="eastAsia"/>
        </w:rPr>
        <w:t>，以支持对</w:t>
      </w:r>
      <w:r>
        <w:rPr>
          <w:rFonts w:hint="eastAsia"/>
        </w:rPr>
        <w:t>XML</w:t>
      </w:r>
      <w:r>
        <w:rPr>
          <w:rFonts w:hint="eastAsia"/>
        </w:rPr>
        <w:t>数据流</w:t>
      </w:r>
      <w:r w:rsidR="00D907F5">
        <w:rPr>
          <w:rFonts w:hint="eastAsia"/>
        </w:rPr>
        <w:t>进行高效的</w:t>
      </w:r>
      <w:r>
        <w:rPr>
          <w:rFonts w:hint="eastAsia"/>
        </w:rPr>
        <w:t>查询处理，保证在数据流流量超过节点处理能力的时候进行缓冲并形成</w:t>
      </w:r>
      <w:r>
        <w:rPr>
          <w:rFonts w:hint="eastAsia"/>
        </w:rPr>
        <w:t>DOM</w:t>
      </w:r>
      <w:r>
        <w:rPr>
          <w:rFonts w:hint="eastAsia"/>
        </w:rPr>
        <w:t>以支持节点</w:t>
      </w:r>
      <w:r w:rsidR="00D907F5">
        <w:rPr>
          <w:rFonts w:hint="eastAsia"/>
        </w:rPr>
        <w:t>的</w:t>
      </w:r>
      <w:r>
        <w:rPr>
          <w:rFonts w:hint="eastAsia"/>
        </w:rPr>
        <w:t>高效查询。</w:t>
      </w:r>
    </w:p>
    <w:p w14:paraId="1406F539" w14:textId="77777777" w:rsidR="00412EC6" w:rsidRDefault="00412EC6" w:rsidP="00795791">
      <w:pPr>
        <w:pStyle w:val="2"/>
      </w:pPr>
      <w:bookmarkStart w:id="10" w:name="_Toc450930592"/>
      <w:r>
        <w:rPr>
          <w:rFonts w:hint="eastAsia"/>
        </w:rPr>
        <w:t>任务以及主要工作</w:t>
      </w:r>
      <w:bookmarkEnd w:id="10"/>
    </w:p>
    <w:p w14:paraId="69FA4CE4" w14:textId="77777777" w:rsidR="00C222E9" w:rsidRDefault="00B32500" w:rsidP="004A6808">
      <w:pPr>
        <w:ind w:firstLineChars="200" w:firstLine="480"/>
      </w:pPr>
      <w:r>
        <w:rPr>
          <w:rFonts w:hint="eastAsia"/>
        </w:rPr>
        <w:t>基于顺序存储</w:t>
      </w:r>
      <w:r w:rsidRPr="00972E3E">
        <w:t>设计和实现一种缓冲式</w:t>
      </w:r>
      <w:r w:rsidRPr="00972E3E">
        <w:t>XML DOM</w:t>
      </w:r>
      <w:r>
        <w:t>，</w:t>
      </w:r>
      <w:r>
        <w:rPr>
          <w:rFonts w:hint="eastAsia"/>
        </w:rPr>
        <w:t>该</w:t>
      </w:r>
      <w:r w:rsidR="0027798E">
        <w:rPr>
          <w:rFonts w:hint="eastAsia"/>
        </w:rPr>
        <w:t>设计</w:t>
      </w:r>
      <w:r>
        <w:rPr>
          <w:rFonts w:hint="eastAsia"/>
        </w:rPr>
        <w:t>可以实现</w:t>
      </w:r>
      <w:r>
        <w:rPr>
          <w:rFonts w:hint="eastAsia"/>
        </w:rPr>
        <w:t>XML</w:t>
      </w:r>
      <w:r>
        <w:rPr>
          <w:rFonts w:hint="eastAsia"/>
        </w:rPr>
        <w:t>数据流的解析和存储</w:t>
      </w:r>
      <w:r w:rsidR="0027798E">
        <w:rPr>
          <w:rFonts w:hint="eastAsia"/>
        </w:rPr>
        <w:t>，并且随着数据流变化而进行更新。该缓冲式</w:t>
      </w:r>
      <w:r w:rsidR="0027798E">
        <w:rPr>
          <w:rFonts w:hint="eastAsia"/>
        </w:rPr>
        <w:t>XML DOM</w:t>
      </w:r>
      <w:r w:rsidR="0027798E">
        <w:rPr>
          <w:rFonts w:hint="eastAsia"/>
        </w:rPr>
        <w:t>遵循</w:t>
      </w:r>
      <w:r w:rsidR="0027798E">
        <w:rPr>
          <w:rFonts w:hint="eastAsia"/>
        </w:rPr>
        <w:t>W3C</w:t>
      </w:r>
      <w:r w:rsidR="0027798E">
        <w:rPr>
          <w:rFonts w:hint="eastAsia"/>
        </w:rPr>
        <w:t>标准。</w:t>
      </w:r>
      <w:r>
        <w:rPr>
          <w:rFonts w:hint="eastAsia"/>
        </w:rPr>
        <w:t>同时支持</w:t>
      </w:r>
      <w:r>
        <w:rPr>
          <w:rFonts w:hint="eastAsia"/>
        </w:rPr>
        <w:t>Xpath</w:t>
      </w:r>
      <w:r>
        <w:rPr>
          <w:rFonts w:hint="eastAsia"/>
        </w:rPr>
        <w:t>语言</w:t>
      </w:r>
      <w:r w:rsidR="000138F2">
        <w:rPr>
          <w:rFonts w:hint="eastAsia"/>
        </w:rPr>
        <w:t>在数据流存储的同时</w:t>
      </w:r>
      <w:r>
        <w:rPr>
          <w:rFonts w:hint="eastAsia"/>
        </w:rPr>
        <w:t>查询流式</w:t>
      </w:r>
      <w:r>
        <w:rPr>
          <w:rFonts w:hint="eastAsia"/>
        </w:rPr>
        <w:t>XML DOM</w:t>
      </w:r>
      <w:r>
        <w:rPr>
          <w:rFonts w:hint="eastAsia"/>
        </w:rPr>
        <w:t>内的</w:t>
      </w:r>
      <w:r w:rsidR="0027798E">
        <w:rPr>
          <w:rFonts w:hint="eastAsia"/>
        </w:rPr>
        <w:t>实时</w:t>
      </w:r>
      <w:r>
        <w:rPr>
          <w:rFonts w:hint="eastAsia"/>
        </w:rPr>
        <w:t>数据。</w:t>
      </w:r>
    </w:p>
    <w:p w14:paraId="4264C814" w14:textId="77777777" w:rsidR="006F4BCD" w:rsidRDefault="008D2DEF" w:rsidP="004A6808">
      <w:pPr>
        <w:ind w:firstLineChars="200" w:firstLine="480"/>
      </w:pPr>
      <w:commentRangeStart w:id="11"/>
      <w:r>
        <w:rPr>
          <w:rFonts w:hint="eastAsia"/>
        </w:rPr>
        <w:t>利用</w:t>
      </w:r>
      <w:r w:rsidRPr="008D2DEF">
        <w:rPr>
          <w:rFonts w:hint="eastAsia"/>
        </w:rPr>
        <w:t>Apache</w:t>
      </w:r>
      <w:r w:rsidRPr="008D2DEF">
        <w:rPr>
          <w:rFonts w:hint="eastAsia"/>
        </w:rPr>
        <w:t>组织所推动的一项</w:t>
      </w:r>
      <w:r w:rsidRPr="008D2DEF">
        <w:rPr>
          <w:rFonts w:hint="eastAsia"/>
        </w:rPr>
        <w:t>XML</w:t>
      </w:r>
      <w:r>
        <w:rPr>
          <w:rFonts w:hint="eastAsia"/>
        </w:rPr>
        <w:t>文档解析开源项目</w:t>
      </w:r>
      <w:r>
        <w:rPr>
          <w:rFonts w:hint="eastAsia"/>
        </w:rPr>
        <w:t>Xerces</w:t>
      </w:r>
      <w:r>
        <w:rPr>
          <w:rFonts w:hint="eastAsia"/>
        </w:rPr>
        <w:t>进行</w:t>
      </w:r>
      <w:r>
        <w:rPr>
          <w:rFonts w:hint="eastAsia"/>
        </w:rPr>
        <w:t>XML</w:t>
      </w:r>
      <w:r>
        <w:rPr>
          <w:rFonts w:hint="eastAsia"/>
        </w:rPr>
        <w:t>数据流的解析；</w:t>
      </w:r>
      <w:commentRangeEnd w:id="11"/>
      <w:r w:rsidR="008D57F5">
        <w:rPr>
          <w:rStyle w:val="ad"/>
        </w:rPr>
        <w:commentReference w:id="11"/>
      </w:r>
      <w:r>
        <w:rPr>
          <w:rFonts w:hint="eastAsia"/>
        </w:rPr>
        <w:t>设计基于顺序表存储的缓冲</w:t>
      </w:r>
      <w:r>
        <w:rPr>
          <w:rFonts w:hint="eastAsia"/>
        </w:rPr>
        <w:t>DOM</w:t>
      </w:r>
      <w:r>
        <w:rPr>
          <w:rFonts w:hint="eastAsia"/>
        </w:rPr>
        <w:t>池以存储大量的流式数据；设</w:t>
      </w:r>
      <w:r>
        <w:rPr>
          <w:rFonts w:hint="eastAsia"/>
        </w:rPr>
        <w:lastRenderedPageBreak/>
        <w:t>计外部访问</w:t>
      </w:r>
      <w:r>
        <w:rPr>
          <w:rFonts w:hint="eastAsia"/>
        </w:rPr>
        <w:t>DOM</w:t>
      </w:r>
      <w:r>
        <w:rPr>
          <w:rFonts w:hint="eastAsia"/>
        </w:rPr>
        <w:t>内实时数据的接口；设计</w:t>
      </w:r>
      <w:r>
        <w:rPr>
          <w:rFonts w:hint="eastAsia"/>
        </w:rPr>
        <w:t>Xpath</w:t>
      </w:r>
      <w:r>
        <w:rPr>
          <w:rFonts w:hint="eastAsia"/>
        </w:rPr>
        <w:t>语言查询接口。</w:t>
      </w:r>
    </w:p>
    <w:p w14:paraId="2F5C8DC5" w14:textId="77777777" w:rsidR="00412EC6" w:rsidRDefault="00412EC6" w:rsidP="00795791">
      <w:pPr>
        <w:pStyle w:val="2"/>
      </w:pPr>
      <w:bookmarkStart w:id="12" w:name="_Toc450930593"/>
      <w:r>
        <w:rPr>
          <w:rFonts w:hint="eastAsia"/>
        </w:rPr>
        <w:t>目的及意义</w:t>
      </w:r>
      <w:bookmarkEnd w:id="12"/>
    </w:p>
    <w:p w14:paraId="0CB784A1" w14:textId="77777777" w:rsidR="00434089" w:rsidRDefault="00434089" w:rsidP="00FA2546">
      <w:pPr>
        <w:ind w:firstLine="420"/>
      </w:pPr>
      <w:r>
        <w:rPr>
          <w:rFonts w:hint="eastAsia"/>
        </w:rPr>
        <w:t>本课题的目的在于正确的存储流式</w:t>
      </w:r>
      <w:r>
        <w:rPr>
          <w:rFonts w:hint="eastAsia"/>
        </w:rPr>
        <w:t>XML</w:t>
      </w:r>
      <w:r>
        <w:rPr>
          <w:rFonts w:hint="eastAsia"/>
        </w:rPr>
        <w:t>数据，形成缓冲式</w:t>
      </w:r>
      <w:r>
        <w:rPr>
          <w:rFonts w:hint="eastAsia"/>
        </w:rPr>
        <w:t>XML DOM</w:t>
      </w:r>
      <w:r>
        <w:rPr>
          <w:rFonts w:hint="eastAsia"/>
        </w:rPr>
        <w:t>；同时，由于数据流是实时的、连续的、有序项的序列，因此数据流上的查</w:t>
      </w:r>
      <w:r w:rsidR="00DD3C91">
        <w:rPr>
          <w:rFonts w:hint="eastAsia"/>
        </w:rPr>
        <w:t>询</w:t>
      </w:r>
      <w:r>
        <w:rPr>
          <w:rFonts w:hint="eastAsia"/>
        </w:rPr>
        <w:t>在周期性的时间中连续运行，</w:t>
      </w:r>
      <w:r w:rsidR="00DD3C91">
        <w:rPr>
          <w:rFonts w:hint="eastAsia"/>
        </w:rPr>
        <w:t>当新数据到达之后，</w:t>
      </w:r>
      <w:commentRangeStart w:id="13"/>
      <w:r w:rsidR="00DD3C91">
        <w:rPr>
          <w:rFonts w:hint="eastAsia"/>
        </w:rPr>
        <w:t>Xpath</w:t>
      </w:r>
      <w:r w:rsidR="00DD3C91">
        <w:rPr>
          <w:rFonts w:hint="eastAsia"/>
        </w:rPr>
        <w:t>查询能够增量的返回结果。</w:t>
      </w:r>
      <w:commentRangeEnd w:id="13"/>
      <w:r w:rsidR="008D57F5">
        <w:rPr>
          <w:rStyle w:val="ad"/>
        </w:rPr>
        <w:commentReference w:id="13"/>
      </w:r>
    </w:p>
    <w:p w14:paraId="7767C198" w14:textId="77777777" w:rsidR="00FA2546" w:rsidRDefault="00FA2546" w:rsidP="00FA2546">
      <w:pPr>
        <w:ind w:firstLine="420"/>
      </w:pPr>
      <w:r>
        <w:rPr>
          <w:rFonts w:hint="eastAsia"/>
        </w:rPr>
        <w:t>现如今大数据的时代已经到来，</w:t>
      </w:r>
      <w:r w:rsidRPr="00FA2546">
        <w:rPr>
          <w:rFonts w:hint="eastAsia"/>
        </w:rPr>
        <w:t>人们对于海量数据的挖掘和运用</w:t>
      </w:r>
      <w:r>
        <w:rPr>
          <w:rFonts w:hint="eastAsia"/>
        </w:rPr>
        <w:t>已势不可挡。</w:t>
      </w:r>
      <w:r>
        <w:rPr>
          <w:rFonts w:hint="eastAsia"/>
        </w:rPr>
        <w:t>XML</w:t>
      </w:r>
      <w:r w:rsidR="005C7B0E">
        <w:rPr>
          <w:rFonts w:hint="eastAsia"/>
        </w:rPr>
        <w:t>作为万维网传输媒介蕴含大量的有价值信息，因此本课题研究的在流数据环境下应用的缓冲</w:t>
      </w:r>
      <w:r w:rsidR="005C7B0E">
        <w:rPr>
          <w:rFonts w:hint="eastAsia"/>
        </w:rPr>
        <w:t>XML DOM</w:t>
      </w:r>
      <w:r w:rsidR="005C7B0E">
        <w:rPr>
          <w:rFonts w:hint="eastAsia"/>
        </w:rPr>
        <w:t>可以适应时代背景，同时也为后续的相关研究做下铺垫。此外，本课题基于顺序表存储形成</w:t>
      </w:r>
      <w:r w:rsidR="005C7B0E">
        <w:rPr>
          <w:rFonts w:hint="eastAsia"/>
        </w:rPr>
        <w:t>DOM</w:t>
      </w:r>
      <w:r w:rsidR="005C7B0E">
        <w:rPr>
          <w:rFonts w:hint="eastAsia"/>
        </w:rPr>
        <w:t>，与多数人采用的链式结构存储相比</w:t>
      </w:r>
      <w:r w:rsidR="00434089">
        <w:rPr>
          <w:rFonts w:hint="eastAsia"/>
        </w:rPr>
        <w:t>，顺序表存储方式极大地节省了内存空间，适合对</w:t>
      </w:r>
      <w:r w:rsidR="00434089">
        <w:rPr>
          <w:rFonts w:hint="eastAsia"/>
        </w:rPr>
        <w:t>XML</w:t>
      </w:r>
      <w:r w:rsidR="00434089">
        <w:rPr>
          <w:rFonts w:hint="eastAsia"/>
        </w:rPr>
        <w:t>数据流进行存储。</w:t>
      </w:r>
    </w:p>
    <w:p w14:paraId="627ACB65" w14:textId="77777777" w:rsidR="00096C53" w:rsidRDefault="00892C71" w:rsidP="00795791">
      <w:pPr>
        <w:pStyle w:val="2"/>
      </w:pPr>
      <w:bookmarkStart w:id="14" w:name="_Toc450930594"/>
      <w:r>
        <w:rPr>
          <w:rFonts w:hint="eastAsia"/>
        </w:rPr>
        <w:t>本文</w:t>
      </w:r>
      <w:r w:rsidR="00096C53">
        <w:rPr>
          <w:rFonts w:hint="eastAsia"/>
        </w:rPr>
        <w:t>结构</w:t>
      </w:r>
      <w:bookmarkEnd w:id="14"/>
    </w:p>
    <w:p w14:paraId="1BD9C02E" w14:textId="77777777" w:rsidR="00096C53" w:rsidRDefault="00892C71" w:rsidP="004A6808">
      <w:pPr>
        <w:ind w:firstLineChars="200" w:firstLine="480"/>
      </w:pPr>
      <w:r>
        <w:rPr>
          <w:rFonts w:hint="eastAsia"/>
        </w:rPr>
        <w:t>本论文的结构如下：</w:t>
      </w:r>
    </w:p>
    <w:p w14:paraId="0BAE5A10" w14:textId="77777777" w:rsidR="00096C53" w:rsidRPr="008A5611" w:rsidRDefault="00096C53" w:rsidP="00096C53">
      <w:pPr>
        <w:pStyle w:val="a3"/>
        <w:numPr>
          <w:ilvl w:val="0"/>
          <w:numId w:val="4"/>
        </w:numPr>
        <w:ind w:firstLineChars="0"/>
      </w:pPr>
      <w:r w:rsidRPr="008A5611">
        <w:rPr>
          <w:rFonts w:asciiTheme="minorEastAsia" w:hAnsiTheme="minorEastAsia" w:cs="Times New Roman" w:hint="eastAsia"/>
          <w:szCs w:val="21"/>
        </w:rPr>
        <w:t>第2章相关知识介绍中主要说明的是本课题中所有涉及到的技术名称、研究内容、以及相关术语的解释；</w:t>
      </w:r>
    </w:p>
    <w:p w14:paraId="3AC1D7E0" w14:textId="77777777" w:rsidR="00096C53" w:rsidRDefault="00096C53" w:rsidP="00096C53">
      <w:pPr>
        <w:pStyle w:val="a3"/>
        <w:numPr>
          <w:ilvl w:val="0"/>
          <w:numId w:val="4"/>
        </w:numPr>
        <w:ind w:firstLineChars="0"/>
      </w:pPr>
      <w:r>
        <w:rPr>
          <w:rFonts w:hint="eastAsia"/>
        </w:rPr>
        <w:t>第</w:t>
      </w:r>
      <w:r>
        <w:rPr>
          <w:rFonts w:hint="eastAsia"/>
        </w:rPr>
        <w:t>3</w:t>
      </w:r>
      <w:r>
        <w:rPr>
          <w:rFonts w:hint="eastAsia"/>
        </w:rPr>
        <w:t>章缓冲式</w:t>
      </w:r>
      <w:r>
        <w:rPr>
          <w:rFonts w:hint="eastAsia"/>
        </w:rPr>
        <w:t>XML DOM</w:t>
      </w:r>
      <w:r>
        <w:rPr>
          <w:rFonts w:hint="eastAsia"/>
        </w:rPr>
        <w:t>与</w:t>
      </w:r>
      <w:r>
        <w:rPr>
          <w:rFonts w:hint="eastAsia"/>
        </w:rPr>
        <w:t>Xpath</w:t>
      </w:r>
      <w:r>
        <w:rPr>
          <w:rFonts w:hint="eastAsia"/>
        </w:rPr>
        <w:t>语言查询的设计中说明了对于缓冲式</w:t>
      </w:r>
      <w:r>
        <w:rPr>
          <w:rFonts w:hint="eastAsia"/>
        </w:rPr>
        <w:t>DOM</w:t>
      </w:r>
      <w:r>
        <w:rPr>
          <w:rFonts w:hint="eastAsia"/>
        </w:rPr>
        <w:t>的结构分析和整体设计，以及</w:t>
      </w:r>
      <w:r>
        <w:rPr>
          <w:rFonts w:hint="eastAsia"/>
        </w:rPr>
        <w:t>Xpath</w:t>
      </w:r>
      <w:r>
        <w:rPr>
          <w:rFonts w:hint="eastAsia"/>
        </w:rPr>
        <w:t>查询的设计思路；</w:t>
      </w:r>
    </w:p>
    <w:p w14:paraId="398391D4" w14:textId="77777777" w:rsidR="00096C53" w:rsidRDefault="00096C53" w:rsidP="00096C53">
      <w:pPr>
        <w:pStyle w:val="a3"/>
        <w:numPr>
          <w:ilvl w:val="0"/>
          <w:numId w:val="4"/>
        </w:numPr>
        <w:ind w:firstLineChars="0"/>
      </w:pPr>
      <w:r>
        <w:rPr>
          <w:rFonts w:hint="eastAsia"/>
        </w:rPr>
        <w:t>第</w:t>
      </w:r>
      <w:r>
        <w:rPr>
          <w:rFonts w:hint="eastAsia"/>
        </w:rPr>
        <w:t>4</w:t>
      </w:r>
      <w:r>
        <w:rPr>
          <w:rFonts w:hint="eastAsia"/>
        </w:rPr>
        <w:t>章系统实现中主要说明的是缓冲式</w:t>
      </w:r>
      <w:r>
        <w:rPr>
          <w:rFonts w:hint="eastAsia"/>
        </w:rPr>
        <w:t>XML DOM</w:t>
      </w:r>
      <w:r>
        <w:rPr>
          <w:rFonts w:hint="eastAsia"/>
        </w:rPr>
        <w:t>系统的协作过程和实现方法；</w:t>
      </w:r>
    </w:p>
    <w:p w14:paraId="077E499C" w14:textId="77777777" w:rsidR="00096C53" w:rsidRDefault="00096C53" w:rsidP="00096C53">
      <w:pPr>
        <w:pStyle w:val="a3"/>
        <w:numPr>
          <w:ilvl w:val="0"/>
          <w:numId w:val="4"/>
        </w:numPr>
        <w:ind w:firstLineChars="0"/>
      </w:pPr>
      <w:r>
        <w:rPr>
          <w:rFonts w:hint="eastAsia"/>
        </w:rPr>
        <w:t>第</w:t>
      </w:r>
      <w:r>
        <w:rPr>
          <w:rFonts w:hint="eastAsia"/>
        </w:rPr>
        <w:t>5</w:t>
      </w:r>
      <w:r>
        <w:rPr>
          <w:rFonts w:hint="eastAsia"/>
        </w:rPr>
        <w:t>章实验及测试中主要包括程序系统测试结果和实验分析。</w:t>
      </w:r>
    </w:p>
    <w:p w14:paraId="12DAA61D" w14:textId="77777777" w:rsidR="00096C53" w:rsidRPr="00096C53" w:rsidRDefault="00096C53" w:rsidP="00096C53">
      <w:pPr>
        <w:pStyle w:val="a3"/>
        <w:numPr>
          <w:ilvl w:val="0"/>
          <w:numId w:val="4"/>
        </w:numPr>
        <w:ind w:firstLineChars="0"/>
      </w:pPr>
      <w:r w:rsidRPr="008A5611">
        <w:rPr>
          <w:rFonts w:asciiTheme="minorEastAsia" w:hAnsiTheme="minorEastAsia" w:cs="Times New Roman" w:hint="eastAsia"/>
          <w:szCs w:val="21"/>
        </w:rPr>
        <w:t>最后是总结和致谢部分。</w:t>
      </w:r>
    </w:p>
    <w:p w14:paraId="6923621A" w14:textId="77777777" w:rsidR="003C4FB2" w:rsidRPr="003C4FB2" w:rsidRDefault="00412EC6" w:rsidP="007F18C0">
      <w:pPr>
        <w:pStyle w:val="1"/>
        <w:numPr>
          <w:ilvl w:val="0"/>
          <w:numId w:val="24"/>
        </w:numPr>
        <w:jc w:val="center"/>
      </w:pPr>
      <w:bookmarkStart w:id="15" w:name="_Toc450930595"/>
      <w:r>
        <w:rPr>
          <w:rFonts w:hint="eastAsia"/>
        </w:rPr>
        <w:lastRenderedPageBreak/>
        <w:t>相关技术介绍</w:t>
      </w:r>
      <w:bookmarkEnd w:id="15"/>
    </w:p>
    <w:p w14:paraId="0D7768CC" w14:textId="77777777" w:rsidR="000E27E7" w:rsidRPr="000E27E7" w:rsidRDefault="000E27E7" w:rsidP="00795791">
      <w:pPr>
        <w:pStyle w:val="2"/>
      </w:pPr>
      <w:bookmarkStart w:id="16" w:name="_Toc450930596"/>
      <w:r>
        <w:rPr>
          <w:rFonts w:hint="eastAsia"/>
        </w:rPr>
        <w:t>XML</w:t>
      </w:r>
      <w:bookmarkEnd w:id="16"/>
      <w:r w:rsidR="00C53895">
        <w:rPr>
          <w:rFonts w:hint="eastAsia"/>
        </w:rPr>
        <w:t>相关知识介绍</w:t>
      </w:r>
    </w:p>
    <w:p w14:paraId="38FC1C6C" w14:textId="77777777" w:rsidR="00412EC6" w:rsidRDefault="000E27E7" w:rsidP="0045465A">
      <w:pPr>
        <w:pStyle w:val="3"/>
      </w:pPr>
      <w:bookmarkStart w:id="17" w:name="_Toc450930597"/>
      <w:r>
        <w:rPr>
          <w:rFonts w:hint="eastAsia"/>
        </w:rPr>
        <w:t>XML</w:t>
      </w:r>
      <w:r>
        <w:rPr>
          <w:rFonts w:hint="eastAsia"/>
        </w:rPr>
        <w:t>定义</w:t>
      </w:r>
      <w:bookmarkEnd w:id="17"/>
    </w:p>
    <w:p w14:paraId="3ADB2B8F" w14:textId="77777777" w:rsidR="003C4FB2" w:rsidRDefault="000E27E7" w:rsidP="004A6808">
      <w:pPr>
        <w:ind w:firstLineChars="200" w:firstLine="480"/>
      </w:pPr>
      <w:r w:rsidRPr="000E27E7">
        <w:rPr>
          <w:rFonts w:hint="eastAsia"/>
        </w:rPr>
        <w:t>可扩展标记语言</w:t>
      </w:r>
      <w:r w:rsidR="00DD23CC">
        <w:rPr>
          <w:rFonts w:hint="eastAsia"/>
        </w:rPr>
        <w:t>（</w:t>
      </w:r>
      <w:r w:rsidR="008C72EE" w:rsidRPr="008C72EE">
        <w:t>eXtensible Markup Language</w:t>
      </w:r>
      <w:r w:rsidR="00DD23CC">
        <w:rPr>
          <w:rFonts w:hint="eastAsia"/>
        </w:rPr>
        <w:t>）</w:t>
      </w:r>
      <w:r w:rsidRPr="000E27E7">
        <w:rPr>
          <w:rFonts w:hint="eastAsia"/>
        </w:rPr>
        <w:t>，标准通用</w:t>
      </w:r>
      <w:r w:rsidR="008C72EE">
        <w:rPr>
          <w:rFonts w:hint="eastAsia"/>
        </w:rPr>
        <w:t>标记语言的子集，是一种用于标记电子文件使其具有结构性的标记语言，简称</w:t>
      </w:r>
      <w:r w:rsidR="008C72EE">
        <w:rPr>
          <w:rFonts w:hint="eastAsia"/>
        </w:rPr>
        <w:t>XML</w:t>
      </w:r>
      <w:r w:rsidR="008C72EE">
        <w:rPr>
          <w:rFonts w:hint="eastAsia"/>
        </w:rPr>
        <w:t>。</w:t>
      </w:r>
    </w:p>
    <w:p w14:paraId="0522DC01" w14:textId="77777777" w:rsidR="00DD23CC" w:rsidRDefault="00DD23CC" w:rsidP="004A6808">
      <w:pPr>
        <w:ind w:firstLineChars="200" w:firstLine="480"/>
      </w:pPr>
      <w:r>
        <w:rPr>
          <w:rFonts w:hint="eastAsia"/>
        </w:rPr>
        <w:t>可扩展标记语言具有以下特点：</w:t>
      </w:r>
    </w:p>
    <w:p w14:paraId="255EB7AE" w14:textId="77777777" w:rsidR="00DD23CC" w:rsidRDefault="008C72EE" w:rsidP="00DD23CC">
      <w:pPr>
        <w:pStyle w:val="a3"/>
        <w:numPr>
          <w:ilvl w:val="0"/>
          <w:numId w:val="5"/>
        </w:numPr>
        <w:ind w:firstLineChars="0"/>
      </w:pPr>
      <w:r>
        <w:rPr>
          <w:rFonts w:hint="eastAsia"/>
        </w:rPr>
        <w:t>其被设计用来</w:t>
      </w:r>
      <w:r w:rsidR="00DD23CC">
        <w:rPr>
          <w:rFonts w:hint="eastAsia"/>
        </w:rPr>
        <w:t>传输</w:t>
      </w:r>
      <w:r>
        <w:rPr>
          <w:rFonts w:hint="eastAsia"/>
        </w:rPr>
        <w:t>和存储</w:t>
      </w:r>
      <w:r w:rsidR="00DD23CC">
        <w:rPr>
          <w:rFonts w:hint="eastAsia"/>
        </w:rPr>
        <w:t>数据</w:t>
      </w:r>
    </w:p>
    <w:p w14:paraId="3DB95338" w14:textId="77777777" w:rsidR="00DD23CC" w:rsidRDefault="00DD23CC" w:rsidP="00DD23CC">
      <w:pPr>
        <w:pStyle w:val="a3"/>
        <w:numPr>
          <w:ilvl w:val="0"/>
          <w:numId w:val="5"/>
        </w:numPr>
        <w:ind w:firstLineChars="0"/>
      </w:pPr>
      <w:r>
        <w:rPr>
          <w:rFonts w:hint="eastAsia"/>
        </w:rPr>
        <w:t>其标签需自行定义</w:t>
      </w:r>
    </w:p>
    <w:p w14:paraId="09BA705A" w14:textId="77777777" w:rsidR="00DD23CC" w:rsidRDefault="00DD23CC" w:rsidP="00DD23CC">
      <w:pPr>
        <w:pStyle w:val="a3"/>
        <w:numPr>
          <w:ilvl w:val="0"/>
          <w:numId w:val="5"/>
        </w:numPr>
        <w:ind w:firstLineChars="0"/>
      </w:pPr>
      <w:r>
        <w:rPr>
          <w:rFonts w:hint="eastAsia"/>
        </w:rPr>
        <w:t>具有自我描述性</w:t>
      </w:r>
    </w:p>
    <w:p w14:paraId="5074DA7A" w14:textId="77777777" w:rsidR="00DD23CC" w:rsidRDefault="00DD23CC" w:rsidP="00DD23CC">
      <w:pPr>
        <w:pStyle w:val="a3"/>
        <w:numPr>
          <w:ilvl w:val="0"/>
          <w:numId w:val="5"/>
        </w:numPr>
        <w:ind w:firstLineChars="0"/>
      </w:pPr>
      <w:r>
        <w:rPr>
          <w:rFonts w:hint="eastAsia"/>
        </w:rPr>
        <w:t>是</w:t>
      </w:r>
      <w:r>
        <w:rPr>
          <w:rFonts w:hint="eastAsia"/>
        </w:rPr>
        <w:t>W3C</w:t>
      </w:r>
      <w:r>
        <w:rPr>
          <w:rFonts w:hint="eastAsia"/>
        </w:rPr>
        <w:t>的推荐标准</w:t>
      </w:r>
    </w:p>
    <w:p w14:paraId="2DEE537D" w14:textId="77777777" w:rsidR="00037232" w:rsidRDefault="00037232" w:rsidP="004A6808">
      <w:pPr>
        <w:ind w:firstLineChars="200" w:firstLine="480"/>
      </w:pPr>
      <w:r w:rsidRPr="00037232">
        <w:rPr>
          <w:rFonts w:hint="eastAsia"/>
        </w:rPr>
        <w:t xml:space="preserve">XML </w:t>
      </w:r>
      <w:r w:rsidRPr="00037232">
        <w:rPr>
          <w:rFonts w:hint="eastAsia"/>
        </w:rPr>
        <w:t>是各种应用程序之间进行数据传输的最常用的工具。</w:t>
      </w:r>
      <w:r>
        <w:rPr>
          <w:rFonts w:hint="eastAsia"/>
        </w:rPr>
        <w:t>因此，</w:t>
      </w:r>
      <w:r>
        <w:rPr>
          <w:rFonts w:hint="eastAsia"/>
        </w:rPr>
        <w:t>XML</w:t>
      </w:r>
      <w:r>
        <w:rPr>
          <w:rFonts w:hint="eastAsia"/>
        </w:rPr>
        <w:t>文档</w:t>
      </w:r>
      <w:r w:rsidR="008C72EE">
        <w:rPr>
          <w:rFonts w:hint="eastAsia"/>
        </w:rPr>
        <w:t>在日常工作和生活中非常普遍。</w:t>
      </w:r>
      <w:r w:rsidR="008C72EE" w:rsidRPr="008C72EE">
        <w:rPr>
          <w:rFonts w:hint="eastAsia"/>
        </w:rPr>
        <w:t>XML</w:t>
      </w:r>
      <w:r w:rsidR="008C72EE">
        <w:rPr>
          <w:rFonts w:hint="eastAsia"/>
        </w:rPr>
        <w:t>文档是一种半结构化的、以数据为中心的、树形结构的文档。简而言之</w:t>
      </w:r>
      <w:r w:rsidR="008C72EE" w:rsidRPr="008C72EE">
        <w:rPr>
          <w:rFonts w:hint="eastAsia"/>
        </w:rPr>
        <w:t>，它就是一种带有标签的文档。</w:t>
      </w:r>
    </w:p>
    <w:p w14:paraId="2B059BBB" w14:textId="77777777" w:rsidR="00634318" w:rsidRDefault="001F7380" w:rsidP="0016743D">
      <w:pPr>
        <w:jc w:val="center"/>
        <w:rPr>
          <w:ins w:id="18" w:author="suhang" w:date="2016-05-16T14:34:00Z"/>
        </w:rPr>
        <w:pPrChange w:id="19" w:author="suhang" w:date="2016-05-16T14:33:00Z">
          <w:pPr>
            <w:ind w:firstLineChars="200" w:firstLine="480"/>
            <w:jc w:val="center"/>
          </w:pPr>
        </w:pPrChange>
      </w:pPr>
      <w:r>
        <w:rPr>
          <w:rFonts w:hint="eastAsia"/>
        </w:rPr>
        <w:t>表</w:t>
      </w:r>
      <w:r>
        <w:rPr>
          <w:rFonts w:hint="eastAsia"/>
        </w:rPr>
        <w:t xml:space="preserve">2-1 </w:t>
      </w:r>
      <w:r w:rsidR="00173E60">
        <w:rPr>
          <w:rFonts w:hint="eastAsia"/>
        </w:rPr>
        <w:t xml:space="preserve"> </w:t>
      </w:r>
      <w:r>
        <w:rPr>
          <w:rFonts w:hint="eastAsia"/>
        </w:rPr>
        <w:t>XML</w:t>
      </w:r>
      <w:r>
        <w:rPr>
          <w:rFonts w:hint="eastAsia"/>
        </w:rPr>
        <w:t>文档实例</w:t>
      </w:r>
    </w:p>
    <w:p w14:paraId="4B8BA09C" w14:textId="7A0F14D1" w:rsidR="0016743D" w:rsidRDefault="0016743D" w:rsidP="0016743D">
      <w:pPr>
        <w:pStyle w:val="af0"/>
        <w:keepNext/>
        <w:jc w:val="center"/>
        <w:rPr>
          <w:ins w:id="20" w:author="suhang" w:date="2016-05-16T14:34:00Z"/>
        </w:rPr>
        <w:pPrChange w:id="21" w:author="suhang" w:date="2016-05-16T14:34:00Z">
          <w:pPr/>
        </w:pPrChange>
      </w:pPr>
      <w:ins w:id="22" w:author="suhang" w:date="2016-05-16T14:34:00Z">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ins>
      <w:r>
        <w:fldChar w:fldCharType="separate"/>
      </w:r>
      <w:r>
        <w:rPr>
          <w:noProof/>
        </w:rPr>
        <w:t>2</w:t>
      </w:r>
      <w:ins w:id="23" w:author="suhang" w:date="2016-05-16T14:34:00Z">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ins>
      <w:r>
        <w:fldChar w:fldCharType="separate"/>
      </w:r>
      <w:ins w:id="24" w:author="suhang" w:date="2016-05-16T14:34:00Z">
        <w:r>
          <w:rPr>
            <w:noProof/>
          </w:rPr>
          <w:t>1</w:t>
        </w:r>
        <w:r>
          <w:fldChar w:fldCharType="end"/>
        </w:r>
      </w:ins>
    </w:p>
    <w:tbl>
      <w:tblPr>
        <w:tblStyle w:val="a6"/>
        <w:tblW w:w="0" w:type="auto"/>
        <w:tblLook w:val="04A0" w:firstRow="1" w:lastRow="0" w:firstColumn="1" w:lastColumn="0" w:noHBand="0" w:noVBand="1"/>
      </w:tblPr>
      <w:tblGrid>
        <w:gridCol w:w="4261"/>
        <w:gridCol w:w="4261"/>
      </w:tblGrid>
      <w:tr w:rsidR="0016743D" w14:paraId="08B20950" w14:textId="77777777" w:rsidTr="0016743D">
        <w:trPr>
          <w:ins w:id="25" w:author="suhang" w:date="2016-05-16T14:34:00Z"/>
        </w:trPr>
        <w:tc>
          <w:tcPr>
            <w:tcW w:w="4261" w:type="dxa"/>
          </w:tcPr>
          <w:p w14:paraId="77BA8FBD" w14:textId="77777777" w:rsidR="0016743D" w:rsidRDefault="0016743D" w:rsidP="0016743D">
            <w:pPr>
              <w:jc w:val="center"/>
              <w:rPr>
                <w:ins w:id="26" w:author="suhang" w:date="2016-05-16T14:34:00Z"/>
                <w:rFonts w:hint="eastAsia"/>
              </w:rPr>
            </w:pPr>
          </w:p>
        </w:tc>
        <w:tc>
          <w:tcPr>
            <w:tcW w:w="4261" w:type="dxa"/>
          </w:tcPr>
          <w:p w14:paraId="4B294111" w14:textId="77777777" w:rsidR="0016743D" w:rsidRDefault="0016743D" w:rsidP="0016743D">
            <w:pPr>
              <w:jc w:val="center"/>
              <w:rPr>
                <w:ins w:id="27" w:author="suhang" w:date="2016-05-16T14:34:00Z"/>
                <w:rFonts w:hint="eastAsia"/>
              </w:rPr>
            </w:pPr>
          </w:p>
        </w:tc>
      </w:tr>
      <w:tr w:rsidR="0016743D" w14:paraId="5558BBB6" w14:textId="77777777" w:rsidTr="0016743D">
        <w:trPr>
          <w:ins w:id="28" w:author="suhang" w:date="2016-05-16T14:34:00Z"/>
        </w:trPr>
        <w:tc>
          <w:tcPr>
            <w:tcW w:w="4261" w:type="dxa"/>
          </w:tcPr>
          <w:p w14:paraId="311BF743" w14:textId="77777777" w:rsidR="0016743D" w:rsidRDefault="0016743D" w:rsidP="0016743D">
            <w:pPr>
              <w:jc w:val="center"/>
              <w:rPr>
                <w:ins w:id="29" w:author="suhang" w:date="2016-05-16T14:34:00Z"/>
                <w:rFonts w:hint="eastAsia"/>
              </w:rPr>
            </w:pPr>
          </w:p>
        </w:tc>
        <w:tc>
          <w:tcPr>
            <w:tcW w:w="4261" w:type="dxa"/>
          </w:tcPr>
          <w:p w14:paraId="18E99DD5" w14:textId="77777777" w:rsidR="0016743D" w:rsidRDefault="0016743D" w:rsidP="0016743D">
            <w:pPr>
              <w:jc w:val="center"/>
              <w:rPr>
                <w:ins w:id="30" w:author="suhang" w:date="2016-05-16T14:34:00Z"/>
                <w:rFonts w:hint="eastAsia"/>
              </w:rPr>
            </w:pPr>
          </w:p>
        </w:tc>
      </w:tr>
    </w:tbl>
    <w:p w14:paraId="6F1ABDDE" w14:textId="77777777" w:rsidR="0016743D" w:rsidRDefault="0016743D" w:rsidP="0016743D">
      <w:pPr>
        <w:jc w:val="center"/>
        <w:rPr>
          <w:rFonts w:hint="eastAsia"/>
        </w:rPr>
        <w:pPrChange w:id="31" w:author="suhang" w:date="2016-05-16T14:33:00Z">
          <w:pPr>
            <w:ind w:firstLineChars="200" w:firstLine="480"/>
            <w:jc w:val="center"/>
          </w:pPr>
        </w:pPrChange>
      </w:pPr>
    </w:p>
    <w:p w14:paraId="61F9BB21" w14:textId="3249E8C5" w:rsidR="0016743D" w:rsidRPr="0016743D" w:rsidRDefault="0016743D" w:rsidP="0016743D">
      <w:pPr>
        <w:pStyle w:val="af0"/>
        <w:keepNext/>
        <w:jc w:val="center"/>
        <w:rPr>
          <w:ins w:id="32" w:author="suhang" w:date="2016-05-16T14:32:00Z"/>
          <w:sz w:val="24"/>
          <w:rPrChange w:id="33" w:author="suhang" w:date="2016-05-16T14:33:00Z">
            <w:rPr>
              <w:ins w:id="34" w:author="suhang" w:date="2016-05-16T14:32:00Z"/>
            </w:rPr>
          </w:rPrChange>
        </w:rPr>
        <w:pPrChange w:id="35" w:author="suhang" w:date="2016-05-16T14:33:00Z">
          <w:pPr/>
        </w:pPrChange>
      </w:pPr>
      <w:bookmarkStart w:id="36" w:name="_Ref451172565"/>
      <w:ins w:id="37" w:author="suhang" w:date="2016-05-16T14:32:00Z">
        <w:r w:rsidRPr="0016743D">
          <w:rPr>
            <w:rFonts w:hint="eastAsia"/>
            <w:sz w:val="24"/>
            <w:rPrChange w:id="38" w:author="suhang" w:date="2016-05-16T14:33:00Z">
              <w:rPr>
                <w:rFonts w:hint="eastAsia"/>
              </w:rPr>
            </w:rPrChange>
          </w:rPr>
          <w:t>表</w:t>
        </w:r>
        <w:r w:rsidRPr="0016743D">
          <w:rPr>
            <w:rFonts w:hint="eastAsia"/>
            <w:sz w:val="24"/>
            <w:rPrChange w:id="39" w:author="suhang" w:date="2016-05-16T14:33:00Z">
              <w:rPr>
                <w:rFonts w:hint="eastAsia"/>
              </w:rPr>
            </w:rPrChange>
          </w:rPr>
          <w:t xml:space="preserve"> </w:t>
        </w:r>
      </w:ins>
      <w:ins w:id="40" w:author="suhang" w:date="2016-05-16T14:34:00Z">
        <w:r>
          <w:rPr>
            <w:sz w:val="24"/>
          </w:rPr>
          <w:fldChar w:fldCharType="begin"/>
        </w:r>
        <w:r>
          <w:rPr>
            <w:sz w:val="24"/>
          </w:rPr>
          <w:instrText xml:space="preserve"> </w:instrText>
        </w:r>
        <w:r>
          <w:rPr>
            <w:rFonts w:hint="eastAsia"/>
            <w:sz w:val="24"/>
          </w:rPr>
          <w:instrText>STYLEREF 1 \s</w:instrText>
        </w:r>
        <w:r>
          <w:rPr>
            <w:sz w:val="24"/>
          </w:rPr>
          <w:instrText xml:space="preserve"> </w:instrText>
        </w:r>
      </w:ins>
      <w:r>
        <w:rPr>
          <w:sz w:val="24"/>
        </w:rPr>
        <w:fldChar w:fldCharType="separate"/>
      </w:r>
      <w:r>
        <w:rPr>
          <w:noProof/>
          <w:sz w:val="24"/>
        </w:rPr>
        <w:t>2</w:t>
      </w:r>
      <w:ins w:id="41" w:author="suhang" w:date="2016-05-16T14:34:00Z">
        <w:r>
          <w:rPr>
            <w:sz w:val="24"/>
          </w:rPr>
          <w:fldChar w:fldCharType="end"/>
        </w:r>
        <w:r>
          <w:rPr>
            <w:sz w:val="24"/>
          </w:rPr>
          <w:noBreakHyphen/>
        </w:r>
        <w:r>
          <w:rPr>
            <w:sz w:val="24"/>
          </w:rPr>
          <w:fldChar w:fldCharType="begin"/>
        </w:r>
        <w:r>
          <w:rPr>
            <w:sz w:val="24"/>
          </w:rPr>
          <w:instrText xml:space="preserve"> </w:instrText>
        </w:r>
        <w:r>
          <w:rPr>
            <w:rFonts w:hint="eastAsia"/>
            <w:sz w:val="24"/>
          </w:rPr>
          <w:instrText xml:space="preserve">SEQ </w:instrText>
        </w:r>
        <w:r>
          <w:rPr>
            <w:rFonts w:hint="eastAsia"/>
            <w:sz w:val="24"/>
          </w:rPr>
          <w:instrText>表</w:instrText>
        </w:r>
        <w:r>
          <w:rPr>
            <w:rFonts w:hint="eastAsia"/>
            <w:sz w:val="24"/>
          </w:rPr>
          <w:instrText xml:space="preserve"> \* ARABIC \s 1</w:instrText>
        </w:r>
        <w:r>
          <w:rPr>
            <w:sz w:val="24"/>
          </w:rPr>
          <w:instrText xml:space="preserve"> </w:instrText>
        </w:r>
      </w:ins>
      <w:r>
        <w:rPr>
          <w:sz w:val="24"/>
        </w:rPr>
        <w:fldChar w:fldCharType="separate"/>
      </w:r>
      <w:ins w:id="42" w:author="suhang" w:date="2016-05-16T14:34:00Z">
        <w:r>
          <w:rPr>
            <w:noProof/>
            <w:sz w:val="24"/>
          </w:rPr>
          <w:t>2</w:t>
        </w:r>
        <w:r>
          <w:rPr>
            <w:sz w:val="24"/>
          </w:rPr>
          <w:fldChar w:fldCharType="end"/>
        </w:r>
      </w:ins>
      <w:bookmarkEnd w:id="36"/>
      <w:ins w:id="43" w:author="suhang" w:date="2016-05-16T14:33:00Z">
        <w:r w:rsidRPr="0016743D">
          <w:rPr>
            <w:rFonts w:hint="eastAsia"/>
            <w:sz w:val="24"/>
            <w:rPrChange w:id="44" w:author="suhang" w:date="2016-05-16T14:33:00Z">
              <w:rPr>
                <w:rFonts w:hint="eastAsia"/>
              </w:rPr>
            </w:rPrChange>
          </w:rPr>
          <w:t xml:space="preserve"> XML</w:t>
        </w:r>
        <w:r w:rsidRPr="0016743D">
          <w:rPr>
            <w:rFonts w:hint="eastAsia"/>
            <w:sz w:val="24"/>
            <w:rPrChange w:id="45" w:author="suhang" w:date="2016-05-16T14:33:00Z">
              <w:rPr>
                <w:rFonts w:hint="eastAsia"/>
              </w:rPr>
            </w:rPrChange>
          </w:rPr>
          <w:t>文档实例</w:t>
        </w:r>
      </w:ins>
    </w:p>
    <w:tbl>
      <w:tblPr>
        <w:tblStyle w:val="10"/>
        <w:tblW w:w="0" w:type="auto"/>
        <w:jc w:val="center"/>
        <w:tblLook w:val="04A0" w:firstRow="1" w:lastRow="0" w:firstColumn="1" w:lastColumn="0" w:noHBand="0" w:noVBand="1"/>
        <w:tblPrChange w:id="46" w:author="suhang" w:date="2016-05-15T16:27:00Z">
          <w:tblPr>
            <w:tblStyle w:val="10"/>
            <w:tblW w:w="0" w:type="auto"/>
            <w:tblInd w:w="760" w:type="dxa"/>
            <w:tblLook w:val="04A0" w:firstRow="1" w:lastRow="0" w:firstColumn="1" w:lastColumn="0" w:noHBand="0" w:noVBand="1"/>
          </w:tblPr>
        </w:tblPrChange>
      </w:tblPr>
      <w:tblGrid>
        <w:gridCol w:w="6804"/>
        <w:tblGridChange w:id="47">
          <w:tblGrid>
            <w:gridCol w:w="6804"/>
          </w:tblGrid>
        </w:tblGridChange>
      </w:tblGrid>
      <w:tr w:rsidR="004964F1" w14:paraId="53D09999" w14:textId="77777777" w:rsidTr="008D57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04" w:type="dxa"/>
            <w:tcPrChange w:id="48" w:author="suhang" w:date="2016-05-15T16:27:00Z">
              <w:tcPr>
                <w:tcW w:w="6804" w:type="dxa"/>
              </w:tcPr>
            </w:tcPrChange>
          </w:tcPr>
          <w:p w14:paraId="11342D0D" w14:textId="77777777" w:rsidR="00A469A7" w:rsidRDefault="00A469A7">
            <w:pPr>
              <w:ind w:hanging="51"/>
              <w:cnfStyle w:val="101000000000" w:firstRow="1" w:lastRow="0" w:firstColumn="1" w:lastColumn="0" w:oddVBand="0" w:evenVBand="0" w:oddHBand="0" w:evenHBand="0" w:firstRowFirstColumn="0" w:firstRowLastColumn="0" w:lastRowFirstColumn="0" w:lastRowLastColumn="0"/>
              <w:rPr>
                <w:rFonts w:cs="Times New Roman"/>
                <w:b w:val="0"/>
                <w:szCs w:val="24"/>
              </w:rPr>
              <w:pPrChange w:id="49" w:author="suhang" w:date="2016-05-15T16:27:00Z">
                <w:pPr>
                  <w:ind w:firstLine="480"/>
                  <w:cnfStyle w:val="101000000000" w:firstRow="1" w:lastRow="0" w:firstColumn="1" w:lastColumn="0" w:oddVBand="0" w:evenVBand="0" w:oddHBand="0" w:evenHBand="0" w:firstRowFirstColumn="0" w:firstRowLastColumn="0" w:lastRowFirstColumn="0" w:lastRowLastColumn="0"/>
                </w:pPr>
              </w:pPrChange>
            </w:pPr>
            <w:r w:rsidRPr="00A469A7">
              <w:rPr>
                <w:rFonts w:cs="Times New Roman"/>
                <w:b w:val="0"/>
                <w:szCs w:val="24"/>
              </w:rPr>
              <w:t>&lt;?xml version="1.0" encoding="ISO-8859-1"?&gt;</w:t>
            </w:r>
          </w:p>
          <w:p w14:paraId="19B11694" w14:textId="77777777" w:rsidR="000E3FF2" w:rsidRDefault="000E3FF2" w:rsidP="00443433">
            <w:pPr>
              <w:cnfStyle w:val="101000000000" w:firstRow="1" w:lastRow="0" w:firstColumn="1" w:lastColumn="0" w:oddVBand="0" w:evenVBand="0" w:oddHBand="0" w:evenHBand="0" w:firstRowFirstColumn="0" w:firstRowLastColumn="0" w:lastRowFirstColumn="0" w:lastRowLastColumn="0"/>
              <w:rPr>
                <w:rFonts w:cs="Times New Roman"/>
                <w:b w:val="0"/>
                <w:szCs w:val="24"/>
              </w:rPr>
              <w:pPrChange w:id="50" w:author="suhang" w:date="2016-05-16T14:30:00Z">
                <w:pPr>
                  <w:ind w:firstLine="480"/>
                  <w:cnfStyle w:val="101000000000" w:firstRow="1" w:lastRow="0" w:firstColumn="1" w:lastColumn="0" w:oddVBand="0" w:evenVBand="0" w:oddHBand="0" w:evenHBand="0" w:firstRowFirstColumn="0" w:firstRowLastColumn="0" w:lastRowFirstColumn="0" w:lastRowLastColumn="0"/>
                </w:pPr>
              </w:pPrChange>
            </w:pPr>
            <w:r>
              <w:rPr>
                <w:rFonts w:cs="Times New Roman"/>
                <w:b w:val="0"/>
                <w:szCs w:val="24"/>
              </w:rPr>
              <w:t>&lt;!</w:t>
            </w:r>
            <w:r>
              <w:rPr>
                <w:rFonts w:cs="Times New Roman" w:hint="eastAsia"/>
                <w:b w:val="0"/>
                <w:szCs w:val="24"/>
              </w:rPr>
              <w:t>--This is a note</w:t>
            </w:r>
            <w:r w:rsidRPr="000E3FF2">
              <w:rPr>
                <w:rFonts w:cs="Times New Roman"/>
                <w:b w:val="0"/>
                <w:szCs w:val="24"/>
              </w:rPr>
              <w:t>--&gt;</w:t>
            </w:r>
          </w:p>
          <w:p w14:paraId="39BBF0DA" w14:textId="77777777" w:rsidR="004964F1" w:rsidRPr="00634318" w:rsidRDefault="004964F1" w:rsidP="00443433">
            <w:pPr>
              <w:cnfStyle w:val="101000000000" w:firstRow="1" w:lastRow="0" w:firstColumn="1" w:lastColumn="0" w:oddVBand="0" w:evenVBand="0" w:oddHBand="0" w:evenHBand="0" w:firstRowFirstColumn="0" w:firstRowLastColumn="0" w:lastRowFirstColumn="0" w:lastRowLastColumn="0"/>
              <w:rPr>
                <w:rFonts w:cs="Times New Roman"/>
                <w:b w:val="0"/>
                <w:szCs w:val="24"/>
              </w:rPr>
              <w:pPrChange w:id="51" w:author="suhang" w:date="2016-05-16T14:30:00Z">
                <w:pPr>
                  <w:ind w:firstLine="480"/>
                  <w:cnfStyle w:val="101000000000" w:firstRow="1" w:lastRow="0" w:firstColumn="1" w:lastColumn="0" w:oddVBand="0" w:evenVBand="0" w:oddHBand="0" w:evenHBand="0" w:firstRowFirstColumn="0" w:firstRowLastColumn="0" w:lastRowFirstColumn="0" w:lastRowLastColumn="0"/>
                </w:pPr>
              </w:pPrChange>
            </w:pPr>
            <w:r w:rsidRPr="00634318">
              <w:rPr>
                <w:rFonts w:cs="Times New Roman"/>
                <w:b w:val="0"/>
                <w:szCs w:val="24"/>
              </w:rPr>
              <w:t>&lt;note</w:t>
            </w:r>
            <w:r w:rsidR="00AA28DF">
              <w:rPr>
                <w:rFonts w:cs="Times New Roman" w:hint="eastAsia"/>
                <w:b w:val="0"/>
                <w:szCs w:val="24"/>
              </w:rPr>
              <w:t xml:space="preserve"> time=</w:t>
            </w:r>
            <w:r w:rsidR="00AA28DF">
              <w:rPr>
                <w:rFonts w:cs="Times New Roman"/>
                <w:b w:val="0"/>
                <w:szCs w:val="24"/>
              </w:rPr>
              <w:t>”</w:t>
            </w:r>
            <w:r w:rsidR="00AA28DF">
              <w:rPr>
                <w:rFonts w:cs="Times New Roman" w:hint="eastAsia"/>
                <w:b w:val="0"/>
                <w:szCs w:val="24"/>
              </w:rPr>
              <w:t>Monday</w:t>
            </w:r>
            <w:r w:rsidR="00AA28DF">
              <w:rPr>
                <w:rFonts w:cs="Times New Roman"/>
                <w:b w:val="0"/>
                <w:szCs w:val="24"/>
              </w:rPr>
              <w:t>”</w:t>
            </w:r>
            <w:r w:rsidRPr="00634318">
              <w:rPr>
                <w:rFonts w:cs="Times New Roman"/>
                <w:b w:val="0"/>
                <w:szCs w:val="24"/>
              </w:rPr>
              <w:t>&gt;</w:t>
            </w:r>
          </w:p>
          <w:p w14:paraId="7A13A0CD" w14:textId="77777777" w:rsidR="004964F1" w:rsidRPr="00634318" w:rsidRDefault="004964F1" w:rsidP="00E86A54">
            <w:pPr>
              <w:ind w:firstLine="480"/>
              <w:cnfStyle w:val="101000000000" w:firstRow="1" w:lastRow="0" w:firstColumn="1" w:lastColumn="0" w:oddVBand="0" w:evenVBand="0" w:oddHBand="0" w:evenHBand="0" w:firstRowFirstColumn="0" w:firstRowLastColumn="0" w:lastRowFirstColumn="0" w:lastRowLastColumn="0"/>
              <w:rPr>
                <w:rFonts w:cs="Times New Roman"/>
                <w:b w:val="0"/>
                <w:szCs w:val="24"/>
              </w:rPr>
            </w:pPr>
            <w:r w:rsidRPr="00634318">
              <w:rPr>
                <w:rFonts w:cs="Times New Roman"/>
                <w:b w:val="0"/>
                <w:szCs w:val="24"/>
              </w:rPr>
              <w:t>&lt;to&gt;George&lt;/to&gt;</w:t>
            </w:r>
          </w:p>
          <w:p w14:paraId="5E0CCEDC" w14:textId="77777777" w:rsidR="004964F1" w:rsidRPr="00634318" w:rsidRDefault="004964F1" w:rsidP="00E86A54">
            <w:pPr>
              <w:ind w:firstLine="480"/>
              <w:cnfStyle w:val="101000000000" w:firstRow="1" w:lastRow="0" w:firstColumn="1" w:lastColumn="0" w:oddVBand="0" w:evenVBand="0" w:oddHBand="0" w:evenHBand="0" w:firstRowFirstColumn="0" w:firstRowLastColumn="0" w:lastRowFirstColumn="0" w:lastRowLastColumn="0"/>
              <w:rPr>
                <w:rFonts w:cs="Times New Roman"/>
                <w:b w:val="0"/>
                <w:szCs w:val="24"/>
              </w:rPr>
            </w:pPr>
            <w:r w:rsidRPr="00634318">
              <w:rPr>
                <w:rFonts w:cs="Times New Roman"/>
                <w:b w:val="0"/>
                <w:szCs w:val="24"/>
              </w:rPr>
              <w:t>&lt;from&gt;John&lt;/from&gt;</w:t>
            </w:r>
          </w:p>
          <w:p w14:paraId="2C68A776" w14:textId="77777777" w:rsidR="004964F1" w:rsidRPr="00634318" w:rsidRDefault="004964F1" w:rsidP="00E86A54">
            <w:pPr>
              <w:ind w:firstLine="480"/>
              <w:cnfStyle w:val="101000000000" w:firstRow="1" w:lastRow="0" w:firstColumn="1" w:lastColumn="0" w:oddVBand="0" w:evenVBand="0" w:oddHBand="0" w:evenHBand="0" w:firstRowFirstColumn="0" w:firstRowLastColumn="0" w:lastRowFirstColumn="0" w:lastRowLastColumn="0"/>
              <w:rPr>
                <w:rFonts w:cs="Times New Roman"/>
                <w:b w:val="0"/>
                <w:szCs w:val="24"/>
              </w:rPr>
            </w:pPr>
            <w:r w:rsidRPr="00634318">
              <w:rPr>
                <w:rFonts w:cs="Times New Roman"/>
                <w:b w:val="0"/>
                <w:szCs w:val="24"/>
              </w:rPr>
              <w:t>&lt;heading&gt;Reminder&lt;/heading&gt;</w:t>
            </w:r>
          </w:p>
          <w:p w14:paraId="45ED3607" w14:textId="77777777" w:rsidR="004964F1" w:rsidRPr="00634318" w:rsidRDefault="004964F1" w:rsidP="00E86A54">
            <w:pPr>
              <w:ind w:firstLine="480"/>
              <w:cnfStyle w:val="101000000000" w:firstRow="1" w:lastRow="0" w:firstColumn="1" w:lastColumn="0" w:oddVBand="0" w:evenVBand="0" w:oddHBand="0" w:evenHBand="0" w:firstRowFirstColumn="0" w:firstRowLastColumn="0" w:lastRowFirstColumn="0" w:lastRowLastColumn="0"/>
              <w:rPr>
                <w:rFonts w:cs="Times New Roman"/>
                <w:b w:val="0"/>
                <w:szCs w:val="24"/>
              </w:rPr>
            </w:pPr>
            <w:r w:rsidRPr="00634318">
              <w:rPr>
                <w:rFonts w:cs="Times New Roman"/>
                <w:b w:val="0"/>
                <w:szCs w:val="24"/>
              </w:rPr>
              <w:t>&lt;body&gt;Don't forget the meeting!&lt;/body&gt;</w:t>
            </w:r>
          </w:p>
          <w:p w14:paraId="383E946B" w14:textId="77777777" w:rsidR="004964F1" w:rsidRPr="00634318" w:rsidRDefault="004964F1" w:rsidP="00443433">
            <w:pPr>
              <w:cnfStyle w:val="101000000000" w:firstRow="1" w:lastRow="0" w:firstColumn="1" w:lastColumn="0" w:oddVBand="0" w:evenVBand="0" w:oddHBand="0" w:evenHBand="0" w:firstRowFirstColumn="0" w:firstRowLastColumn="0" w:lastRowFirstColumn="0" w:lastRowLastColumn="0"/>
              <w:rPr>
                <w:rFonts w:cs="Times New Roman"/>
                <w:szCs w:val="24"/>
              </w:rPr>
              <w:pPrChange w:id="52" w:author="suhang" w:date="2016-05-16T14:30:00Z">
                <w:pPr>
                  <w:ind w:firstLine="480"/>
                  <w:cnfStyle w:val="101000000000" w:firstRow="1" w:lastRow="0" w:firstColumn="1" w:lastColumn="0" w:oddVBand="0" w:evenVBand="0" w:oddHBand="0" w:evenHBand="0" w:firstRowFirstColumn="0" w:firstRowLastColumn="0" w:lastRowFirstColumn="0" w:lastRowLastColumn="0"/>
                </w:pPr>
              </w:pPrChange>
            </w:pPr>
            <w:r w:rsidRPr="00634318">
              <w:rPr>
                <w:rFonts w:cs="Times New Roman"/>
                <w:b w:val="0"/>
                <w:szCs w:val="24"/>
              </w:rPr>
              <w:lastRenderedPageBreak/>
              <w:t>&lt;/note&gt;</w:t>
            </w:r>
          </w:p>
        </w:tc>
      </w:tr>
    </w:tbl>
    <w:p w14:paraId="04A15C6D" w14:textId="57839C94" w:rsidR="00634318" w:rsidRPr="00DD23CC" w:rsidRDefault="00634318" w:rsidP="004A6808">
      <w:pPr>
        <w:ind w:firstLineChars="200" w:firstLine="480"/>
      </w:pPr>
      <w:r>
        <w:rPr>
          <w:rFonts w:hint="eastAsia"/>
        </w:rPr>
        <w:lastRenderedPageBreak/>
        <w:t>如</w:t>
      </w:r>
      <w:ins w:id="53" w:author="suhang" w:date="2016-05-16T14:33:00Z">
        <w:r w:rsidR="0016743D">
          <w:fldChar w:fldCharType="begin"/>
        </w:r>
        <w:r w:rsidR="0016743D">
          <w:instrText xml:space="preserve"> </w:instrText>
        </w:r>
        <w:r w:rsidR="0016743D">
          <w:rPr>
            <w:rFonts w:hint="eastAsia"/>
          </w:rPr>
          <w:instrText>REF _Ref451172565 \h</w:instrText>
        </w:r>
        <w:r w:rsidR="0016743D">
          <w:instrText xml:space="preserve"> </w:instrText>
        </w:r>
      </w:ins>
      <w:r w:rsidR="0016743D">
        <w:fldChar w:fldCharType="separate"/>
      </w:r>
      <w:ins w:id="54" w:author="suhang" w:date="2016-05-16T14:34:00Z">
        <w:r w:rsidR="0016743D" w:rsidRPr="0016743D">
          <w:rPr>
            <w:rFonts w:hint="eastAsia"/>
          </w:rPr>
          <w:t>表</w:t>
        </w:r>
        <w:r w:rsidR="0016743D" w:rsidRPr="0016743D">
          <w:rPr>
            <w:rFonts w:hint="eastAsia"/>
          </w:rPr>
          <w:t xml:space="preserve"> </w:t>
        </w:r>
        <w:r w:rsidR="0016743D">
          <w:rPr>
            <w:noProof/>
          </w:rPr>
          <w:t>2</w:t>
        </w:r>
        <w:r w:rsidR="0016743D">
          <w:noBreakHyphen/>
        </w:r>
        <w:r w:rsidR="0016743D">
          <w:rPr>
            <w:noProof/>
          </w:rPr>
          <w:t>2</w:t>
        </w:r>
      </w:ins>
      <w:ins w:id="55" w:author="suhang" w:date="2016-05-16T14:33:00Z">
        <w:r w:rsidR="0016743D">
          <w:fldChar w:fldCharType="end"/>
        </w:r>
      </w:ins>
      <w:del w:id="56" w:author="suhang" w:date="2016-05-16T14:33:00Z">
        <w:r w:rsidDel="0016743D">
          <w:rPr>
            <w:rFonts w:hint="eastAsia"/>
          </w:rPr>
          <w:delText>表</w:delText>
        </w:r>
        <w:r w:rsidR="001F7380" w:rsidDel="0016743D">
          <w:rPr>
            <w:rFonts w:hint="eastAsia"/>
          </w:rPr>
          <w:delText>2-1</w:delText>
        </w:r>
      </w:del>
      <w:r>
        <w:rPr>
          <w:rFonts w:hint="eastAsia"/>
        </w:rPr>
        <w:t>所示，这是一个简单的</w:t>
      </w:r>
      <w:r>
        <w:rPr>
          <w:rFonts w:hint="eastAsia"/>
        </w:rPr>
        <w:t>XML</w:t>
      </w:r>
      <w:r w:rsidR="000E3FF2">
        <w:rPr>
          <w:rFonts w:hint="eastAsia"/>
        </w:rPr>
        <w:t>文档实例。</w:t>
      </w:r>
      <w:r w:rsidR="00A469A7" w:rsidRPr="00A469A7">
        <w:rPr>
          <w:rFonts w:hint="eastAsia"/>
        </w:rPr>
        <w:t>第一行是</w:t>
      </w:r>
      <w:r w:rsidR="00A469A7" w:rsidRPr="00A469A7">
        <w:rPr>
          <w:rFonts w:hint="eastAsia"/>
        </w:rPr>
        <w:t xml:space="preserve"> XML</w:t>
      </w:r>
      <w:r w:rsidR="00A469A7">
        <w:rPr>
          <w:rFonts w:hint="eastAsia"/>
        </w:rPr>
        <w:t>文档</w:t>
      </w:r>
      <w:r w:rsidR="00A469A7" w:rsidRPr="00A469A7">
        <w:rPr>
          <w:rFonts w:hint="eastAsia"/>
        </w:rPr>
        <w:t>声明。</w:t>
      </w:r>
      <w:r>
        <w:rPr>
          <w:rFonts w:hint="eastAsia"/>
        </w:rPr>
        <w:t>标签</w:t>
      </w:r>
      <w:r>
        <w:rPr>
          <w:rFonts w:hint="eastAsia"/>
        </w:rPr>
        <w:t>&lt;note&gt;</w:t>
      </w:r>
      <w:r>
        <w:rPr>
          <w:rFonts w:hint="eastAsia"/>
        </w:rPr>
        <w:t>内部嵌套四个标签，分别为</w:t>
      </w:r>
      <w:r>
        <w:rPr>
          <w:rFonts w:hint="eastAsia"/>
        </w:rPr>
        <w:t>&lt;to&gt;&lt;from&gt;&lt;heading&gt;&lt;body&gt;</w:t>
      </w:r>
      <w:r w:rsidR="001F7380">
        <w:rPr>
          <w:rFonts w:hint="eastAsia"/>
        </w:rPr>
        <w:t>。从</w:t>
      </w:r>
      <w:r>
        <w:rPr>
          <w:rFonts w:hint="eastAsia"/>
        </w:rPr>
        <w:t>表</w:t>
      </w:r>
      <w:r w:rsidR="001F7380">
        <w:rPr>
          <w:rFonts w:hint="eastAsia"/>
        </w:rPr>
        <w:t>中</w:t>
      </w:r>
      <w:r>
        <w:rPr>
          <w:rFonts w:hint="eastAsia"/>
        </w:rPr>
        <w:t>可以</w:t>
      </w:r>
      <w:r w:rsidR="001F7380">
        <w:rPr>
          <w:rFonts w:hint="eastAsia"/>
        </w:rPr>
        <w:t>明显看出此</w:t>
      </w:r>
      <w:r w:rsidR="001F7380">
        <w:rPr>
          <w:rFonts w:hint="eastAsia"/>
        </w:rPr>
        <w:t>XML</w:t>
      </w:r>
      <w:r w:rsidR="001F7380">
        <w:rPr>
          <w:rFonts w:hint="eastAsia"/>
        </w:rPr>
        <w:t>文档</w:t>
      </w:r>
      <w:r w:rsidR="001F7380" w:rsidRPr="001F7380">
        <w:rPr>
          <w:rFonts w:hint="eastAsia"/>
        </w:rPr>
        <w:t>包含了</w:t>
      </w:r>
      <w:r w:rsidR="001F7380" w:rsidRPr="001F7380">
        <w:rPr>
          <w:rFonts w:hint="eastAsia"/>
        </w:rPr>
        <w:t xml:space="preserve"> John </w:t>
      </w:r>
      <w:r w:rsidR="001F7380" w:rsidRPr="001F7380">
        <w:rPr>
          <w:rFonts w:hint="eastAsia"/>
        </w:rPr>
        <w:t>给</w:t>
      </w:r>
      <w:r w:rsidR="001F7380" w:rsidRPr="001F7380">
        <w:rPr>
          <w:rFonts w:hint="eastAsia"/>
        </w:rPr>
        <w:t xml:space="preserve"> George </w:t>
      </w:r>
      <w:r w:rsidR="001F7380" w:rsidRPr="001F7380">
        <w:rPr>
          <w:rFonts w:hint="eastAsia"/>
        </w:rPr>
        <w:t>的一张便签</w:t>
      </w:r>
      <w:r w:rsidR="001F7380">
        <w:rPr>
          <w:rFonts w:hint="eastAsia"/>
        </w:rPr>
        <w:t>，内容为“</w:t>
      </w:r>
      <w:r w:rsidR="001F7380" w:rsidRPr="001F7380">
        <w:t>Don't forget the meeting!</w:t>
      </w:r>
      <w:r w:rsidR="001F7380">
        <w:rPr>
          <w:rFonts w:hint="eastAsia"/>
        </w:rPr>
        <w:t>”。这就充分体现了</w:t>
      </w:r>
      <w:r w:rsidR="001F7380">
        <w:rPr>
          <w:rFonts w:hint="eastAsia"/>
        </w:rPr>
        <w:t>XML</w:t>
      </w:r>
      <w:r w:rsidR="001F7380">
        <w:rPr>
          <w:rFonts w:hint="eastAsia"/>
        </w:rPr>
        <w:t>出色的自我描述性。</w:t>
      </w:r>
    </w:p>
    <w:p w14:paraId="3D636CE8" w14:textId="77777777" w:rsidR="003C4FB2" w:rsidRDefault="001968AA" w:rsidP="0045465A">
      <w:pPr>
        <w:pStyle w:val="3"/>
      </w:pPr>
      <w:bookmarkStart w:id="57" w:name="_Toc450930598"/>
      <w:r>
        <w:rPr>
          <w:rFonts w:hint="eastAsia"/>
        </w:rPr>
        <w:t>XML DOM</w:t>
      </w:r>
      <w:r>
        <w:rPr>
          <w:rFonts w:hint="eastAsia"/>
        </w:rPr>
        <w:t>定义</w:t>
      </w:r>
      <w:bookmarkEnd w:id="57"/>
    </w:p>
    <w:p w14:paraId="2A55D9AC" w14:textId="77777777" w:rsidR="000C4ABE" w:rsidRDefault="000C4ABE" w:rsidP="004A6808">
      <w:pPr>
        <w:ind w:firstLineChars="200" w:firstLine="480"/>
      </w:pPr>
      <w:r w:rsidRPr="000C4ABE">
        <w:rPr>
          <w:rFonts w:hint="eastAsia"/>
        </w:rPr>
        <w:t xml:space="preserve">XML </w:t>
      </w:r>
      <w:r w:rsidRPr="000C4ABE">
        <w:rPr>
          <w:rFonts w:hint="eastAsia"/>
        </w:rPr>
        <w:t>文档对象模型</w:t>
      </w:r>
      <w:r>
        <w:rPr>
          <w:rFonts w:hint="eastAsia"/>
        </w:rPr>
        <w:t>（</w:t>
      </w:r>
      <w:r w:rsidRPr="000C4ABE">
        <w:t>XML Document Object Model</w:t>
      </w:r>
      <w:r>
        <w:rPr>
          <w:rFonts w:hint="eastAsia"/>
        </w:rPr>
        <w:t>），即</w:t>
      </w:r>
      <w:r>
        <w:rPr>
          <w:rFonts w:hint="eastAsia"/>
        </w:rPr>
        <w:t>XML DOM</w:t>
      </w:r>
      <w:r>
        <w:rPr>
          <w:rFonts w:hint="eastAsia"/>
        </w:rPr>
        <w:t>。</w:t>
      </w:r>
    </w:p>
    <w:p w14:paraId="3A8C69B6" w14:textId="77777777" w:rsidR="000C4ABE" w:rsidRPr="001968AA" w:rsidRDefault="000C4ABE" w:rsidP="004A6808">
      <w:pPr>
        <w:ind w:firstLineChars="200" w:firstLine="480"/>
      </w:pPr>
      <w:r w:rsidRPr="000C4ABE">
        <w:rPr>
          <w:rFonts w:hint="eastAsia"/>
        </w:rPr>
        <w:t xml:space="preserve">XML DOM </w:t>
      </w:r>
      <w:r w:rsidRPr="000C4ABE">
        <w:rPr>
          <w:rFonts w:hint="eastAsia"/>
        </w:rPr>
        <w:t>定义了所有</w:t>
      </w:r>
      <w:r w:rsidRPr="000C4ABE">
        <w:rPr>
          <w:rFonts w:hint="eastAsia"/>
        </w:rPr>
        <w:t xml:space="preserve"> XML </w:t>
      </w:r>
      <w:r w:rsidRPr="000C4ABE">
        <w:rPr>
          <w:rFonts w:hint="eastAsia"/>
        </w:rPr>
        <w:t>元素的对象和属性，以及访问它们的方法（接口）。</w:t>
      </w:r>
      <w:r w:rsidR="008C2F8C">
        <w:rPr>
          <w:rFonts w:hint="eastAsia"/>
        </w:rPr>
        <w:t>简而言之，</w:t>
      </w:r>
      <w:r w:rsidR="008C2F8C">
        <w:rPr>
          <w:rFonts w:hint="eastAsia"/>
        </w:rPr>
        <w:t>XML DOM</w:t>
      </w:r>
      <w:r w:rsidR="008C2F8C" w:rsidRPr="008C2F8C">
        <w:rPr>
          <w:rFonts w:hint="eastAsia"/>
        </w:rPr>
        <w:t>定义</w:t>
      </w:r>
      <w:r w:rsidR="008C2F8C">
        <w:rPr>
          <w:rFonts w:hint="eastAsia"/>
        </w:rPr>
        <w:t>了</w:t>
      </w:r>
      <w:r w:rsidR="008C2F8C" w:rsidRPr="008C2F8C">
        <w:rPr>
          <w:rFonts w:hint="eastAsia"/>
        </w:rPr>
        <w:t>访问和操作</w:t>
      </w:r>
      <w:r w:rsidR="008C2F8C" w:rsidRPr="008C2F8C">
        <w:rPr>
          <w:rFonts w:hint="eastAsia"/>
        </w:rPr>
        <w:t>XML</w:t>
      </w:r>
      <w:r w:rsidR="008C2F8C" w:rsidRPr="008C2F8C">
        <w:rPr>
          <w:rFonts w:hint="eastAsia"/>
        </w:rPr>
        <w:t>文档的标准方法。</w:t>
      </w:r>
    </w:p>
    <w:p w14:paraId="37C036DF" w14:textId="77777777" w:rsidR="003C4FB2" w:rsidRDefault="00BE1DF8" w:rsidP="0045465A">
      <w:pPr>
        <w:pStyle w:val="3"/>
      </w:pPr>
      <w:bookmarkStart w:id="58" w:name="_Toc450930599"/>
      <w:r>
        <w:rPr>
          <w:rFonts w:hint="eastAsia"/>
        </w:rPr>
        <w:t xml:space="preserve">XML </w:t>
      </w:r>
      <w:r w:rsidR="00412EC6">
        <w:rPr>
          <w:rFonts w:hint="eastAsia"/>
        </w:rPr>
        <w:t>DOM</w:t>
      </w:r>
      <w:r w:rsidR="00412EC6">
        <w:rPr>
          <w:rFonts w:hint="eastAsia"/>
        </w:rPr>
        <w:t>节点</w:t>
      </w:r>
      <w:bookmarkEnd w:id="58"/>
    </w:p>
    <w:p w14:paraId="6405D4FD" w14:textId="77777777" w:rsidR="00BE1DF8" w:rsidRDefault="00BE1DF8" w:rsidP="004A6808">
      <w:pPr>
        <w:ind w:firstLineChars="200" w:firstLine="480"/>
      </w:pPr>
      <w:r>
        <w:rPr>
          <w:rFonts w:hint="eastAsia"/>
        </w:rPr>
        <w:t xml:space="preserve">XML </w:t>
      </w:r>
      <w:r>
        <w:rPr>
          <w:rFonts w:hint="eastAsia"/>
        </w:rPr>
        <w:t>文档中的每个成分都是</w:t>
      </w:r>
      <w:r>
        <w:rPr>
          <w:rFonts w:hint="eastAsia"/>
        </w:rPr>
        <w:t>XML DOM</w:t>
      </w:r>
      <w:r>
        <w:rPr>
          <w:rFonts w:hint="eastAsia"/>
        </w:rPr>
        <w:t>中的一个节点。</w:t>
      </w:r>
    </w:p>
    <w:p w14:paraId="4EC8CECB" w14:textId="77777777" w:rsidR="00BE1DF8" w:rsidRDefault="00BE1DF8" w:rsidP="004A6808">
      <w:pPr>
        <w:ind w:firstLineChars="200" w:firstLine="480"/>
      </w:pPr>
      <w:r>
        <w:rPr>
          <w:rFonts w:hint="eastAsia"/>
        </w:rPr>
        <w:t xml:space="preserve">XML DOM </w:t>
      </w:r>
      <w:r>
        <w:rPr>
          <w:rFonts w:hint="eastAsia"/>
        </w:rPr>
        <w:t>这样规定：</w:t>
      </w:r>
    </w:p>
    <w:p w14:paraId="08B21645" w14:textId="77777777" w:rsidR="00BE1DF8" w:rsidRDefault="00BE1DF8" w:rsidP="00BE1DF8">
      <w:pPr>
        <w:pStyle w:val="a3"/>
        <w:numPr>
          <w:ilvl w:val="0"/>
          <w:numId w:val="6"/>
        </w:numPr>
        <w:ind w:firstLineChars="0"/>
      </w:pPr>
      <w:r>
        <w:rPr>
          <w:rFonts w:hint="eastAsia"/>
        </w:rPr>
        <w:t>整个文档是一个文档节点</w:t>
      </w:r>
    </w:p>
    <w:p w14:paraId="330D0459" w14:textId="77777777" w:rsidR="00BE1DF8" w:rsidRDefault="00BE1DF8" w:rsidP="00BE1DF8">
      <w:pPr>
        <w:pStyle w:val="a3"/>
        <w:numPr>
          <w:ilvl w:val="0"/>
          <w:numId w:val="6"/>
        </w:numPr>
        <w:ind w:firstLineChars="0"/>
      </w:pPr>
      <w:r>
        <w:rPr>
          <w:rFonts w:hint="eastAsia"/>
        </w:rPr>
        <w:t>每个</w:t>
      </w:r>
      <w:r>
        <w:rPr>
          <w:rFonts w:hint="eastAsia"/>
        </w:rPr>
        <w:t xml:space="preserve"> XML </w:t>
      </w:r>
      <w:r>
        <w:rPr>
          <w:rFonts w:hint="eastAsia"/>
        </w:rPr>
        <w:t>标签是一个元素节点</w:t>
      </w:r>
    </w:p>
    <w:p w14:paraId="156C956A" w14:textId="77777777" w:rsidR="00BE1DF8" w:rsidRDefault="00BE1DF8" w:rsidP="00BE1DF8">
      <w:pPr>
        <w:pStyle w:val="a3"/>
        <w:numPr>
          <w:ilvl w:val="0"/>
          <w:numId w:val="6"/>
        </w:numPr>
        <w:ind w:firstLineChars="0"/>
      </w:pPr>
      <w:r>
        <w:rPr>
          <w:rFonts w:hint="eastAsia"/>
        </w:rPr>
        <w:t>包含在</w:t>
      </w:r>
      <w:r>
        <w:rPr>
          <w:rFonts w:hint="eastAsia"/>
        </w:rPr>
        <w:t xml:space="preserve"> XML </w:t>
      </w:r>
      <w:r>
        <w:rPr>
          <w:rFonts w:hint="eastAsia"/>
        </w:rPr>
        <w:t>元素中的文本是文本节点</w:t>
      </w:r>
    </w:p>
    <w:p w14:paraId="01ACB723" w14:textId="77777777" w:rsidR="00BE1DF8" w:rsidRDefault="00BE1DF8" w:rsidP="00BE1DF8">
      <w:pPr>
        <w:pStyle w:val="a3"/>
        <w:numPr>
          <w:ilvl w:val="0"/>
          <w:numId w:val="6"/>
        </w:numPr>
        <w:ind w:firstLineChars="0"/>
      </w:pPr>
      <w:r>
        <w:rPr>
          <w:rFonts w:hint="eastAsia"/>
        </w:rPr>
        <w:t>每一个</w:t>
      </w:r>
      <w:r>
        <w:rPr>
          <w:rFonts w:hint="eastAsia"/>
        </w:rPr>
        <w:t xml:space="preserve"> XML </w:t>
      </w:r>
      <w:r>
        <w:rPr>
          <w:rFonts w:hint="eastAsia"/>
        </w:rPr>
        <w:t>属性是一个属性节点</w:t>
      </w:r>
    </w:p>
    <w:p w14:paraId="59FA72F5" w14:textId="77777777" w:rsidR="00BE1DF8" w:rsidRDefault="00BE1DF8" w:rsidP="00BE1DF8">
      <w:pPr>
        <w:pStyle w:val="a3"/>
        <w:numPr>
          <w:ilvl w:val="0"/>
          <w:numId w:val="6"/>
        </w:numPr>
        <w:ind w:firstLineChars="0"/>
      </w:pPr>
      <w:r>
        <w:rPr>
          <w:rFonts w:hint="eastAsia"/>
        </w:rPr>
        <w:t>注释属于注释节点</w:t>
      </w:r>
    </w:p>
    <w:p w14:paraId="78191884" w14:textId="77777777" w:rsidR="000E3FF2" w:rsidRPr="003E213A" w:rsidRDefault="000E3FF2" w:rsidP="004A6808">
      <w:pPr>
        <w:ind w:firstLineChars="200" w:firstLine="480"/>
        <w:rPr>
          <w:rFonts w:cs="Times New Roman"/>
          <w:szCs w:val="21"/>
        </w:rPr>
      </w:pPr>
      <w:r w:rsidRPr="003E213A">
        <w:rPr>
          <w:rFonts w:cs="Times New Roman"/>
        </w:rPr>
        <w:t>如上面表</w:t>
      </w:r>
      <w:r w:rsidRPr="003E213A">
        <w:rPr>
          <w:rFonts w:cs="Times New Roman"/>
        </w:rPr>
        <w:t>2-1</w:t>
      </w:r>
      <w:r w:rsidRPr="003E213A">
        <w:rPr>
          <w:rFonts w:cs="Times New Roman"/>
        </w:rPr>
        <w:t>所示的</w:t>
      </w:r>
      <w:r w:rsidRPr="003E213A">
        <w:rPr>
          <w:rFonts w:cs="Times New Roman"/>
        </w:rPr>
        <w:t>XML</w:t>
      </w:r>
      <w:r w:rsidR="00AA28DF" w:rsidRPr="003E213A">
        <w:rPr>
          <w:rFonts w:cs="Times New Roman"/>
        </w:rPr>
        <w:t>文档实例中所看到的，</w:t>
      </w:r>
      <w:r w:rsidR="00AA4629" w:rsidRPr="003E213A">
        <w:rPr>
          <w:rFonts w:cs="Times New Roman"/>
        </w:rPr>
        <w:t>整个</w:t>
      </w:r>
      <w:r w:rsidR="00AA4629" w:rsidRPr="003E213A">
        <w:rPr>
          <w:rFonts w:cs="Times New Roman"/>
        </w:rPr>
        <w:t>XML</w:t>
      </w:r>
      <w:r w:rsidR="00AA4629" w:rsidRPr="003E213A">
        <w:rPr>
          <w:rFonts w:cs="Times New Roman"/>
        </w:rPr>
        <w:t>文档是一个文档节点，也可以被认为是整个文档的一个虚根。</w:t>
      </w:r>
      <w:r w:rsidR="00AA28DF" w:rsidRPr="003E213A">
        <w:rPr>
          <w:rFonts w:hAnsiTheme="minorEastAsia" w:cs="Times New Roman"/>
          <w:szCs w:val="21"/>
        </w:rPr>
        <w:t>文档第二行</w:t>
      </w:r>
      <w:r w:rsidRPr="003E213A">
        <w:rPr>
          <w:rFonts w:hAnsiTheme="minorEastAsia" w:cs="Times New Roman"/>
          <w:szCs w:val="21"/>
        </w:rPr>
        <w:t>的</w:t>
      </w:r>
      <w:r w:rsidR="00AA28DF" w:rsidRPr="003E213A">
        <w:rPr>
          <w:rFonts w:cs="Times New Roman"/>
          <w:szCs w:val="21"/>
        </w:rPr>
        <w:t>“&lt;!--This is a note--&gt;”</w:t>
      </w:r>
      <w:r w:rsidR="00AA28DF" w:rsidRPr="003E213A">
        <w:rPr>
          <w:rFonts w:hAnsiTheme="minorEastAsia" w:cs="Times New Roman"/>
          <w:szCs w:val="21"/>
        </w:rPr>
        <w:t>便是一个注释节点</w:t>
      </w:r>
      <w:r w:rsidR="00AA4629" w:rsidRPr="003E213A">
        <w:rPr>
          <w:rFonts w:hAnsiTheme="minorEastAsia" w:cs="Times New Roman"/>
          <w:szCs w:val="21"/>
        </w:rPr>
        <w:t>。之后的标签</w:t>
      </w:r>
      <w:r w:rsidR="00AA4629" w:rsidRPr="003E213A">
        <w:rPr>
          <w:rFonts w:cs="Times New Roman"/>
          <w:szCs w:val="21"/>
        </w:rPr>
        <w:t>&lt;note&gt;</w:t>
      </w:r>
      <w:r w:rsidR="00AA4629" w:rsidRPr="003E213A">
        <w:rPr>
          <w:rFonts w:hAnsiTheme="minorEastAsia" w:cs="Times New Roman"/>
          <w:szCs w:val="21"/>
        </w:rPr>
        <w:t>以及其中包含的</w:t>
      </w:r>
      <w:r w:rsidR="00AA4629" w:rsidRPr="003E213A">
        <w:rPr>
          <w:rFonts w:cs="Times New Roman"/>
        </w:rPr>
        <w:t>&lt;to&gt;&lt;from&gt;&lt;heading&gt;&lt;body&gt;</w:t>
      </w:r>
      <w:r w:rsidR="00AA4629" w:rsidRPr="003E213A">
        <w:rPr>
          <w:rFonts w:cs="Times New Roman"/>
        </w:rPr>
        <w:t>这些标签都是元素节点。包含在元素节点中的文本，例如</w:t>
      </w:r>
      <w:r w:rsidR="00AA4629" w:rsidRPr="003E213A">
        <w:rPr>
          <w:rFonts w:cs="Times New Roman"/>
        </w:rPr>
        <w:t>&lt;heading&gt;</w:t>
      </w:r>
      <w:r w:rsidR="00AA4629" w:rsidRPr="003E213A">
        <w:rPr>
          <w:rFonts w:cs="Times New Roman"/>
        </w:rPr>
        <w:t>标签中包含的文本</w:t>
      </w:r>
      <w:r w:rsidR="00AA4629" w:rsidRPr="003E213A">
        <w:rPr>
          <w:rFonts w:cs="Times New Roman"/>
        </w:rPr>
        <w:t>Reminder</w:t>
      </w:r>
      <w:r w:rsidR="00AA4629" w:rsidRPr="003E213A">
        <w:rPr>
          <w:rFonts w:cs="Times New Roman"/>
        </w:rPr>
        <w:t>构成了一个文本节点。此外，标签</w:t>
      </w:r>
      <w:r w:rsidR="00AA4629" w:rsidRPr="003E213A">
        <w:rPr>
          <w:rFonts w:cs="Times New Roman"/>
        </w:rPr>
        <w:t>&lt;note time=”Monday”&gt;</w:t>
      </w:r>
      <w:r w:rsidR="00AA4629" w:rsidRPr="003E213A">
        <w:rPr>
          <w:rFonts w:cs="Times New Roman"/>
        </w:rPr>
        <w:t>中的</w:t>
      </w:r>
      <w:r w:rsidR="00AA4629" w:rsidRPr="003E213A">
        <w:rPr>
          <w:rFonts w:cs="Times New Roman"/>
        </w:rPr>
        <w:t>“</w:t>
      </w:r>
      <w:r w:rsidR="0022006B" w:rsidRPr="003E213A">
        <w:rPr>
          <w:rFonts w:cs="Times New Roman"/>
        </w:rPr>
        <w:t>time</w:t>
      </w:r>
      <w:r w:rsidR="00AA4629" w:rsidRPr="003E213A">
        <w:rPr>
          <w:rFonts w:cs="Times New Roman"/>
        </w:rPr>
        <w:t>”</w:t>
      </w:r>
      <w:r w:rsidR="00AA4629" w:rsidRPr="003E213A">
        <w:rPr>
          <w:rFonts w:cs="Times New Roman"/>
        </w:rPr>
        <w:t>构成属性节点，一个标签中可以以存在多个属性节点。</w:t>
      </w:r>
    </w:p>
    <w:p w14:paraId="75CE65ED" w14:textId="77777777" w:rsidR="00412EC6" w:rsidRDefault="00306403" w:rsidP="0045465A">
      <w:pPr>
        <w:pStyle w:val="3"/>
      </w:pPr>
      <w:bookmarkStart w:id="59" w:name="_Toc450930600"/>
      <w:r>
        <w:rPr>
          <w:rFonts w:hint="eastAsia"/>
        </w:rPr>
        <w:lastRenderedPageBreak/>
        <w:t xml:space="preserve">XML </w:t>
      </w:r>
      <w:r w:rsidR="00412EC6">
        <w:rPr>
          <w:rFonts w:hint="eastAsia"/>
        </w:rPr>
        <w:t>DOM</w:t>
      </w:r>
      <w:r w:rsidR="00412EC6">
        <w:rPr>
          <w:rFonts w:hint="eastAsia"/>
        </w:rPr>
        <w:t>节点树</w:t>
      </w:r>
      <w:bookmarkEnd w:id="59"/>
    </w:p>
    <w:p w14:paraId="0A293D8C" w14:textId="77777777" w:rsidR="003C4FB2" w:rsidRDefault="00306403" w:rsidP="004A6808">
      <w:pPr>
        <w:ind w:firstLineChars="200" w:firstLine="480"/>
      </w:pPr>
      <w:r>
        <w:rPr>
          <w:rFonts w:hint="eastAsia"/>
        </w:rPr>
        <w:t xml:space="preserve">XML DOM </w:t>
      </w:r>
      <w:r>
        <w:rPr>
          <w:rFonts w:hint="eastAsia"/>
        </w:rPr>
        <w:t>把</w:t>
      </w:r>
      <w:r>
        <w:rPr>
          <w:rFonts w:hint="eastAsia"/>
        </w:rPr>
        <w:t xml:space="preserve"> XML </w:t>
      </w:r>
      <w:r>
        <w:rPr>
          <w:rFonts w:hint="eastAsia"/>
        </w:rPr>
        <w:t>文档视为一种树结构。这种树结构被称为节点树。这棵节点树可以展示出</w:t>
      </w:r>
      <w:r>
        <w:rPr>
          <w:rFonts w:hint="eastAsia"/>
        </w:rPr>
        <w:t>XML DOM</w:t>
      </w:r>
      <w:r>
        <w:rPr>
          <w:rFonts w:hint="eastAsia"/>
        </w:rPr>
        <w:t>节点的集合，以及它们之间的联系。</w:t>
      </w:r>
    </w:p>
    <w:commentRangeStart w:id="60"/>
    <w:p w14:paraId="630182FD" w14:textId="77777777" w:rsidR="0016743D" w:rsidRDefault="007B4ED5" w:rsidP="0016743D">
      <w:pPr>
        <w:keepNext/>
        <w:rPr>
          <w:ins w:id="61" w:author="suhang" w:date="2016-05-16T14:36:00Z"/>
        </w:rPr>
      </w:pPr>
      <w:r>
        <w:object w:dxaOrig="10048" w:dyaOrig="10579" w14:anchorId="383333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3.5pt;height:402.75pt" o:ole="">
            <v:imagedata r:id="rId10" o:title=""/>
          </v:shape>
          <o:OLEObject Type="Embed" ProgID="Visio.Drawing.11" ShapeID="_x0000_i1026" DrawAspect="Content" ObjectID="_1524916772" r:id="rId11"/>
        </w:object>
      </w:r>
      <w:commentRangeEnd w:id="60"/>
    </w:p>
    <w:p w14:paraId="40C8C499" w14:textId="5BD69168" w:rsidR="0016743D" w:rsidRPr="0016743D" w:rsidRDefault="0016743D" w:rsidP="0016743D">
      <w:pPr>
        <w:pStyle w:val="af0"/>
        <w:jc w:val="center"/>
        <w:rPr>
          <w:ins w:id="62" w:author="suhang" w:date="2016-05-16T14:35:00Z"/>
          <w:sz w:val="24"/>
          <w:szCs w:val="24"/>
          <w:rPrChange w:id="63" w:author="suhang" w:date="2016-05-16T14:36:00Z">
            <w:rPr>
              <w:ins w:id="64" w:author="suhang" w:date="2016-05-16T14:35:00Z"/>
            </w:rPr>
          </w:rPrChange>
        </w:rPr>
        <w:pPrChange w:id="65" w:author="suhang" w:date="2016-05-16T14:36:00Z">
          <w:pPr>
            <w:pStyle w:val="af0"/>
          </w:pPr>
        </w:pPrChange>
      </w:pPr>
      <w:bookmarkStart w:id="66" w:name="_Ref451172720"/>
      <w:ins w:id="67" w:author="suhang" w:date="2016-05-16T14:36:00Z">
        <w:r w:rsidRPr="0016743D">
          <w:rPr>
            <w:rFonts w:hint="eastAsia"/>
            <w:sz w:val="24"/>
            <w:szCs w:val="24"/>
            <w:rPrChange w:id="68" w:author="suhang" w:date="2016-05-16T14:36:00Z">
              <w:rPr>
                <w:rFonts w:hint="eastAsia"/>
              </w:rPr>
            </w:rPrChange>
          </w:rPr>
          <w:t>图</w:t>
        </w:r>
        <w:r w:rsidRPr="0016743D">
          <w:rPr>
            <w:rFonts w:hint="eastAsia"/>
            <w:sz w:val="24"/>
            <w:szCs w:val="24"/>
            <w:rPrChange w:id="69" w:author="suhang" w:date="2016-05-16T14:36:00Z">
              <w:rPr>
                <w:rFonts w:hint="eastAsia"/>
              </w:rPr>
            </w:rPrChange>
          </w:rPr>
          <w:t xml:space="preserve"> </w:t>
        </w:r>
        <w:r w:rsidRPr="0016743D">
          <w:rPr>
            <w:sz w:val="24"/>
            <w:szCs w:val="24"/>
            <w:rPrChange w:id="70" w:author="suhang" w:date="2016-05-16T14:36:00Z">
              <w:rPr/>
            </w:rPrChange>
          </w:rPr>
          <w:fldChar w:fldCharType="begin"/>
        </w:r>
        <w:r w:rsidRPr="0016743D">
          <w:rPr>
            <w:sz w:val="24"/>
            <w:szCs w:val="24"/>
            <w:rPrChange w:id="71" w:author="suhang" w:date="2016-05-16T14:36:00Z">
              <w:rPr/>
            </w:rPrChange>
          </w:rPr>
          <w:instrText xml:space="preserve"> </w:instrText>
        </w:r>
        <w:r w:rsidRPr="0016743D">
          <w:rPr>
            <w:rFonts w:hint="eastAsia"/>
            <w:sz w:val="24"/>
            <w:szCs w:val="24"/>
            <w:rPrChange w:id="72" w:author="suhang" w:date="2016-05-16T14:36:00Z">
              <w:rPr>
                <w:rFonts w:hint="eastAsia"/>
              </w:rPr>
            </w:rPrChange>
          </w:rPr>
          <w:instrText>STYLEREF 1 \s</w:instrText>
        </w:r>
        <w:r w:rsidRPr="0016743D">
          <w:rPr>
            <w:sz w:val="24"/>
            <w:szCs w:val="24"/>
            <w:rPrChange w:id="73" w:author="suhang" w:date="2016-05-16T14:36:00Z">
              <w:rPr/>
            </w:rPrChange>
          </w:rPr>
          <w:instrText xml:space="preserve"> </w:instrText>
        </w:r>
      </w:ins>
      <w:r w:rsidRPr="0016743D">
        <w:rPr>
          <w:sz w:val="24"/>
          <w:szCs w:val="24"/>
          <w:rPrChange w:id="74" w:author="suhang" w:date="2016-05-16T14:36:00Z">
            <w:rPr/>
          </w:rPrChange>
        </w:rPr>
        <w:fldChar w:fldCharType="separate"/>
      </w:r>
      <w:r w:rsidRPr="0016743D">
        <w:rPr>
          <w:noProof/>
          <w:sz w:val="24"/>
          <w:szCs w:val="24"/>
          <w:rPrChange w:id="75" w:author="suhang" w:date="2016-05-16T14:36:00Z">
            <w:rPr>
              <w:noProof/>
            </w:rPr>
          </w:rPrChange>
        </w:rPr>
        <w:t>2</w:t>
      </w:r>
      <w:ins w:id="76" w:author="suhang" w:date="2016-05-16T14:36:00Z">
        <w:r w:rsidRPr="0016743D">
          <w:rPr>
            <w:sz w:val="24"/>
            <w:szCs w:val="24"/>
            <w:rPrChange w:id="77" w:author="suhang" w:date="2016-05-16T14:36:00Z">
              <w:rPr/>
            </w:rPrChange>
          </w:rPr>
          <w:fldChar w:fldCharType="end"/>
        </w:r>
        <w:r w:rsidRPr="0016743D">
          <w:rPr>
            <w:sz w:val="24"/>
            <w:szCs w:val="24"/>
            <w:rPrChange w:id="78" w:author="suhang" w:date="2016-05-16T14:36:00Z">
              <w:rPr/>
            </w:rPrChange>
          </w:rPr>
          <w:noBreakHyphen/>
        </w:r>
        <w:r w:rsidRPr="0016743D">
          <w:rPr>
            <w:sz w:val="24"/>
            <w:szCs w:val="24"/>
            <w:rPrChange w:id="79" w:author="suhang" w:date="2016-05-16T14:36:00Z">
              <w:rPr/>
            </w:rPrChange>
          </w:rPr>
          <w:fldChar w:fldCharType="begin"/>
        </w:r>
        <w:r w:rsidRPr="0016743D">
          <w:rPr>
            <w:sz w:val="24"/>
            <w:szCs w:val="24"/>
            <w:rPrChange w:id="80" w:author="suhang" w:date="2016-05-16T14:36:00Z">
              <w:rPr/>
            </w:rPrChange>
          </w:rPr>
          <w:instrText xml:space="preserve"> </w:instrText>
        </w:r>
        <w:r w:rsidRPr="0016743D">
          <w:rPr>
            <w:rFonts w:hint="eastAsia"/>
            <w:sz w:val="24"/>
            <w:szCs w:val="24"/>
            <w:rPrChange w:id="81" w:author="suhang" w:date="2016-05-16T14:36:00Z">
              <w:rPr>
                <w:rFonts w:hint="eastAsia"/>
              </w:rPr>
            </w:rPrChange>
          </w:rPr>
          <w:instrText xml:space="preserve">SEQ </w:instrText>
        </w:r>
        <w:r w:rsidRPr="0016743D">
          <w:rPr>
            <w:rFonts w:hint="eastAsia"/>
            <w:sz w:val="24"/>
            <w:szCs w:val="24"/>
            <w:rPrChange w:id="82" w:author="suhang" w:date="2016-05-16T14:36:00Z">
              <w:rPr>
                <w:rFonts w:hint="eastAsia"/>
              </w:rPr>
            </w:rPrChange>
          </w:rPr>
          <w:instrText>图</w:instrText>
        </w:r>
        <w:r w:rsidRPr="0016743D">
          <w:rPr>
            <w:rFonts w:hint="eastAsia"/>
            <w:sz w:val="24"/>
            <w:szCs w:val="24"/>
            <w:rPrChange w:id="83" w:author="suhang" w:date="2016-05-16T14:36:00Z">
              <w:rPr>
                <w:rFonts w:hint="eastAsia"/>
              </w:rPr>
            </w:rPrChange>
          </w:rPr>
          <w:instrText xml:space="preserve"> \* ARABIC \s 1</w:instrText>
        </w:r>
        <w:r w:rsidRPr="0016743D">
          <w:rPr>
            <w:sz w:val="24"/>
            <w:szCs w:val="24"/>
            <w:rPrChange w:id="84" w:author="suhang" w:date="2016-05-16T14:36:00Z">
              <w:rPr/>
            </w:rPrChange>
          </w:rPr>
          <w:instrText xml:space="preserve"> </w:instrText>
        </w:r>
      </w:ins>
      <w:r w:rsidRPr="0016743D">
        <w:rPr>
          <w:sz w:val="24"/>
          <w:szCs w:val="24"/>
          <w:rPrChange w:id="85" w:author="suhang" w:date="2016-05-16T14:36:00Z">
            <w:rPr/>
          </w:rPrChange>
        </w:rPr>
        <w:fldChar w:fldCharType="separate"/>
      </w:r>
      <w:ins w:id="86" w:author="suhang" w:date="2016-05-16T14:36:00Z">
        <w:r w:rsidRPr="0016743D">
          <w:rPr>
            <w:noProof/>
            <w:sz w:val="24"/>
            <w:szCs w:val="24"/>
            <w:rPrChange w:id="87" w:author="suhang" w:date="2016-05-16T14:36:00Z">
              <w:rPr>
                <w:noProof/>
              </w:rPr>
            </w:rPrChange>
          </w:rPr>
          <w:t>1</w:t>
        </w:r>
        <w:r w:rsidRPr="0016743D">
          <w:rPr>
            <w:sz w:val="24"/>
            <w:szCs w:val="24"/>
            <w:rPrChange w:id="88" w:author="suhang" w:date="2016-05-16T14:36:00Z">
              <w:rPr/>
            </w:rPrChange>
          </w:rPr>
          <w:fldChar w:fldCharType="end"/>
        </w:r>
      </w:ins>
      <w:bookmarkEnd w:id="66"/>
      <w:ins w:id="89" w:author="suhang" w:date="2016-05-16T14:35:00Z">
        <w:r w:rsidRPr="0016743D">
          <w:rPr>
            <w:rFonts w:hint="eastAsia"/>
            <w:sz w:val="24"/>
            <w:szCs w:val="24"/>
            <w:rPrChange w:id="90" w:author="suhang" w:date="2016-05-16T14:36:00Z">
              <w:rPr>
                <w:rFonts w:hint="eastAsia"/>
              </w:rPr>
            </w:rPrChange>
          </w:rPr>
          <w:t>XML</w:t>
        </w:r>
        <w:r w:rsidRPr="0016743D">
          <w:rPr>
            <w:rFonts w:hint="eastAsia"/>
            <w:sz w:val="24"/>
            <w:szCs w:val="24"/>
            <w:rPrChange w:id="91" w:author="suhang" w:date="2016-05-16T14:36:00Z">
              <w:rPr>
                <w:rFonts w:hint="eastAsia"/>
              </w:rPr>
            </w:rPrChange>
          </w:rPr>
          <w:t>文档以及其对应的树形结构</w:t>
        </w:r>
        <w:r w:rsidRPr="0016743D">
          <w:rPr>
            <w:rFonts w:hint="eastAsia"/>
            <w:sz w:val="24"/>
            <w:szCs w:val="24"/>
            <w:rPrChange w:id="92" w:author="suhang" w:date="2016-05-16T14:36:00Z">
              <w:rPr>
                <w:rFonts w:hint="eastAsia"/>
              </w:rPr>
            </w:rPrChange>
          </w:rPr>
          <w:t>XML DOM</w:t>
        </w:r>
      </w:ins>
    </w:p>
    <w:p w14:paraId="6B2ACE7E" w14:textId="7AFA831D" w:rsidR="006D5374" w:rsidRDefault="008D57F5" w:rsidP="006D5374">
      <w:r>
        <w:rPr>
          <w:rStyle w:val="ad"/>
        </w:rPr>
        <w:commentReference w:id="60"/>
      </w:r>
    </w:p>
    <w:p w14:paraId="64409F2C" w14:textId="77777777" w:rsidR="00B1443D" w:rsidRDefault="00B1443D" w:rsidP="00B1443D">
      <w:pPr>
        <w:pStyle w:val="a3"/>
        <w:ind w:left="780" w:firstLineChars="0" w:firstLine="0"/>
        <w:jc w:val="center"/>
      </w:pPr>
      <w:r>
        <w:rPr>
          <w:rFonts w:hint="eastAsia"/>
        </w:rPr>
        <w:t>图</w:t>
      </w:r>
      <w:r>
        <w:rPr>
          <w:rFonts w:hint="eastAsia"/>
        </w:rPr>
        <w:t>2-1 XML</w:t>
      </w:r>
      <w:r>
        <w:rPr>
          <w:rFonts w:hint="eastAsia"/>
        </w:rPr>
        <w:t>文档以及其对应的树形结构</w:t>
      </w:r>
      <w:r>
        <w:rPr>
          <w:rFonts w:hint="eastAsia"/>
        </w:rPr>
        <w:t>XML DOM</w:t>
      </w:r>
    </w:p>
    <w:p w14:paraId="1E274E4D" w14:textId="170DD402" w:rsidR="0015603E" w:rsidRDefault="006D5374" w:rsidP="0015603E">
      <w:pPr>
        <w:ind w:firstLine="420"/>
      </w:pPr>
      <w:r>
        <w:rPr>
          <w:rFonts w:hint="eastAsia"/>
        </w:rPr>
        <w:t>如</w:t>
      </w:r>
      <w:ins w:id="93" w:author="suhang" w:date="2016-05-16T14:36:00Z">
        <w:r w:rsidR="0016743D">
          <w:fldChar w:fldCharType="begin"/>
        </w:r>
        <w:r w:rsidR="0016743D">
          <w:instrText xml:space="preserve"> </w:instrText>
        </w:r>
        <w:r w:rsidR="0016743D">
          <w:rPr>
            <w:rFonts w:hint="eastAsia"/>
          </w:rPr>
          <w:instrText>REF _Ref451172720 \h</w:instrText>
        </w:r>
        <w:r w:rsidR="0016743D">
          <w:instrText xml:space="preserve"> </w:instrText>
        </w:r>
      </w:ins>
      <w:r w:rsidR="0016743D">
        <w:fldChar w:fldCharType="separate"/>
      </w:r>
      <w:ins w:id="94" w:author="suhang" w:date="2016-05-16T14:36:00Z">
        <w:r w:rsidR="0016743D" w:rsidRPr="0016743D">
          <w:rPr>
            <w:rFonts w:hint="eastAsia"/>
            <w:szCs w:val="24"/>
          </w:rPr>
          <w:t>图</w:t>
        </w:r>
        <w:r w:rsidR="0016743D" w:rsidRPr="0016743D">
          <w:rPr>
            <w:rFonts w:hint="eastAsia"/>
            <w:szCs w:val="24"/>
          </w:rPr>
          <w:t xml:space="preserve"> </w:t>
        </w:r>
        <w:r w:rsidR="0016743D" w:rsidRPr="0016743D">
          <w:rPr>
            <w:noProof/>
            <w:szCs w:val="24"/>
          </w:rPr>
          <w:t>2</w:t>
        </w:r>
        <w:r w:rsidR="0016743D" w:rsidRPr="00C57EAB">
          <w:rPr>
            <w:szCs w:val="24"/>
          </w:rPr>
          <w:noBreakHyphen/>
        </w:r>
        <w:r w:rsidR="0016743D" w:rsidRPr="00C57EAB">
          <w:rPr>
            <w:noProof/>
            <w:szCs w:val="24"/>
          </w:rPr>
          <w:t>1</w:t>
        </w:r>
        <w:r w:rsidR="0016743D">
          <w:fldChar w:fldCharType="end"/>
        </w:r>
      </w:ins>
      <w:del w:id="95" w:author="suhang" w:date="2016-05-16T14:36:00Z">
        <w:r w:rsidDel="0016743D">
          <w:rPr>
            <w:rFonts w:hint="eastAsia"/>
          </w:rPr>
          <w:delText>图</w:delText>
        </w:r>
        <w:r w:rsidDel="0016743D">
          <w:rPr>
            <w:rFonts w:hint="eastAsia"/>
          </w:rPr>
          <w:delText>2-1</w:delText>
        </w:r>
      </w:del>
      <w:r>
        <w:rPr>
          <w:rFonts w:hint="eastAsia"/>
        </w:rPr>
        <w:t>所示，图</w:t>
      </w:r>
      <w:r>
        <w:rPr>
          <w:rFonts w:hint="eastAsia"/>
        </w:rPr>
        <w:t>2-1(b)</w:t>
      </w:r>
      <w:r>
        <w:rPr>
          <w:rFonts w:hint="eastAsia"/>
        </w:rPr>
        <w:t>为图</w:t>
      </w:r>
      <w:r>
        <w:rPr>
          <w:rFonts w:hint="eastAsia"/>
        </w:rPr>
        <w:t>2-1(a)</w:t>
      </w:r>
      <w:r>
        <w:rPr>
          <w:rFonts w:hint="eastAsia"/>
        </w:rPr>
        <w:t>中的</w:t>
      </w:r>
      <w:r>
        <w:rPr>
          <w:rFonts w:hint="eastAsia"/>
        </w:rPr>
        <w:t>XML</w:t>
      </w:r>
      <w:r>
        <w:rPr>
          <w:rFonts w:hint="eastAsia"/>
        </w:rPr>
        <w:t>文档对应的树形</w:t>
      </w:r>
      <w:r>
        <w:rPr>
          <w:rFonts w:hint="eastAsia"/>
        </w:rPr>
        <w:t>XML DOM</w:t>
      </w:r>
      <w:r>
        <w:rPr>
          <w:rFonts w:hint="eastAsia"/>
        </w:rPr>
        <w:t>。</w:t>
      </w:r>
      <w:r>
        <w:rPr>
          <w:rFonts w:hint="eastAsia"/>
        </w:rPr>
        <w:t>XML DOM</w:t>
      </w:r>
      <w:r>
        <w:rPr>
          <w:rFonts w:hint="eastAsia"/>
        </w:rPr>
        <w:t>的树形结构源于</w:t>
      </w:r>
      <w:r>
        <w:rPr>
          <w:rFonts w:hint="eastAsia"/>
        </w:rPr>
        <w:t>XML</w:t>
      </w:r>
      <w:r>
        <w:rPr>
          <w:rFonts w:hint="eastAsia"/>
        </w:rPr>
        <w:t>文档本身的树形原型。从图</w:t>
      </w:r>
      <w:r>
        <w:rPr>
          <w:rFonts w:hint="eastAsia"/>
        </w:rPr>
        <w:t>2-1(b)</w:t>
      </w:r>
      <w:r>
        <w:rPr>
          <w:rFonts w:hint="eastAsia"/>
        </w:rPr>
        <w:t>中可以看出，</w:t>
      </w:r>
      <w:r>
        <w:rPr>
          <w:rFonts w:hint="eastAsia"/>
        </w:rPr>
        <w:t>XML DOM</w:t>
      </w:r>
      <w:r>
        <w:rPr>
          <w:rFonts w:hint="eastAsia"/>
        </w:rPr>
        <w:t>节点树从根节点开始，向下延伸至文本节点结束。当元素节点中包含文本节点时，文本节点</w:t>
      </w:r>
      <w:r w:rsidR="0015603E">
        <w:rPr>
          <w:rFonts w:hint="eastAsia"/>
        </w:rPr>
        <w:t>一定是叶子节点。</w:t>
      </w:r>
    </w:p>
    <w:p w14:paraId="64F3A85A" w14:textId="77777777" w:rsidR="0015603E" w:rsidRDefault="0015603E" w:rsidP="0015603E">
      <w:pPr>
        <w:ind w:firstLine="420"/>
      </w:pPr>
      <w:r>
        <w:rPr>
          <w:rFonts w:hint="eastAsia"/>
        </w:rPr>
        <w:t>此外，</w:t>
      </w:r>
      <w:r w:rsidRPr="0015603E">
        <w:rPr>
          <w:rFonts w:hint="eastAsia"/>
        </w:rPr>
        <w:t>节点树中的节点彼此之间都有等级关系。</w:t>
      </w:r>
      <w:r>
        <w:rPr>
          <w:rFonts w:hint="eastAsia"/>
        </w:rPr>
        <w:t>这种等级关系包括父子关系</w:t>
      </w:r>
      <w:r>
        <w:rPr>
          <w:rFonts w:hint="eastAsia"/>
        </w:rPr>
        <w:lastRenderedPageBreak/>
        <w:t>和同级关系。如图</w:t>
      </w:r>
      <w:r>
        <w:rPr>
          <w:rFonts w:hint="eastAsia"/>
        </w:rPr>
        <w:t>2-1(b)</w:t>
      </w:r>
      <w:r>
        <w:rPr>
          <w:rFonts w:hint="eastAsia"/>
        </w:rPr>
        <w:t>中所展示的，节点</w:t>
      </w:r>
      <w:r>
        <w:rPr>
          <w:rFonts w:hint="eastAsia"/>
        </w:rPr>
        <w:t>&lt;bookstore&gt;</w:t>
      </w:r>
      <w:r>
        <w:rPr>
          <w:rFonts w:hint="eastAsia"/>
        </w:rPr>
        <w:t>和节点</w:t>
      </w:r>
      <w:r>
        <w:rPr>
          <w:rFonts w:hint="eastAsia"/>
        </w:rPr>
        <w:t>&lt;book&gt;</w:t>
      </w:r>
      <w:r>
        <w:rPr>
          <w:rFonts w:hint="eastAsia"/>
        </w:rPr>
        <w:t>之间存在父子关系。节点</w:t>
      </w:r>
      <w:r>
        <w:rPr>
          <w:rFonts w:hint="eastAsia"/>
        </w:rPr>
        <w:t>&lt;</w:t>
      </w:r>
      <w:r w:rsidRPr="0015603E">
        <w:rPr>
          <w:rFonts w:hint="eastAsia"/>
        </w:rPr>
        <w:t xml:space="preserve"> </w:t>
      </w:r>
      <w:r>
        <w:rPr>
          <w:rFonts w:hint="eastAsia"/>
        </w:rPr>
        <w:t>bookstore &gt;</w:t>
      </w:r>
      <w:r>
        <w:rPr>
          <w:rFonts w:hint="eastAsia"/>
        </w:rPr>
        <w:t>为父节点，而节点</w:t>
      </w:r>
      <w:r>
        <w:rPr>
          <w:rFonts w:hint="eastAsia"/>
        </w:rPr>
        <w:t>&lt;book&gt;</w:t>
      </w:r>
      <w:r>
        <w:rPr>
          <w:rFonts w:hint="eastAsia"/>
        </w:rPr>
        <w:t>则为子节点。</w:t>
      </w:r>
      <w:r w:rsidR="00BD0090">
        <w:rPr>
          <w:rFonts w:hint="eastAsia"/>
        </w:rPr>
        <w:t>位于相同层级上的子</w:t>
      </w:r>
      <w:r w:rsidR="00F457F3">
        <w:rPr>
          <w:rFonts w:hint="eastAsia"/>
        </w:rPr>
        <w:t>节点间存在同级关系，如图中的</w:t>
      </w:r>
      <w:r w:rsidR="00F457F3">
        <w:rPr>
          <w:rFonts w:hint="eastAsia"/>
        </w:rPr>
        <w:t>&lt;title&gt;&lt;author&gt;&lt;year&gt;</w:t>
      </w:r>
      <w:r w:rsidR="00F457F3">
        <w:rPr>
          <w:rFonts w:hint="eastAsia"/>
        </w:rPr>
        <w:t>和</w:t>
      </w:r>
      <w:r w:rsidR="00F457F3">
        <w:rPr>
          <w:rFonts w:hint="eastAsia"/>
        </w:rPr>
        <w:t>&lt;price&gt;</w:t>
      </w:r>
      <w:r w:rsidR="00F457F3">
        <w:rPr>
          <w:rFonts w:hint="eastAsia"/>
        </w:rPr>
        <w:t>节点，它们都互为同级节点，彼此之间存在同级关系。不过，值得注意的是：图中最低层的四个文本节点，它们之间是不存在同级关系的。</w:t>
      </w:r>
      <w:r w:rsidR="00F457F3" w:rsidRPr="00F457F3">
        <w:rPr>
          <w:rFonts w:hint="eastAsia"/>
        </w:rPr>
        <w:t>同级节点是拥有相同父节点的节点</w:t>
      </w:r>
      <w:r w:rsidR="00F457F3">
        <w:rPr>
          <w:rFonts w:hint="eastAsia"/>
        </w:rPr>
        <w:t>，而最低层的四个文本节点不属于同一个父亲。</w:t>
      </w:r>
    </w:p>
    <w:p w14:paraId="728E705D" w14:textId="77777777" w:rsidR="001A5136" w:rsidRPr="006C0D1C" w:rsidRDefault="001A5136" w:rsidP="0015603E">
      <w:pPr>
        <w:ind w:firstLine="420"/>
      </w:pPr>
      <w:r>
        <w:rPr>
          <w:rFonts w:hint="eastAsia"/>
        </w:rPr>
        <w:t>特别地，</w:t>
      </w:r>
      <w:r w:rsidR="006C0D1C">
        <w:rPr>
          <w:rFonts w:hint="eastAsia"/>
        </w:rPr>
        <w:t>图</w:t>
      </w:r>
      <w:r w:rsidR="006C0D1C">
        <w:rPr>
          <w:rFonts w:hint="eastAsia"/>
        </w:rPr>
        <w:t>2-1(b)</w:t>
      </w:r>
      <w:r w:rsidR="006C0D1C">
        <w:rPr>
          <w:rFonts w:hint="eastAsia"/>
        </w:rPr>
        <w:t>中的属性节点“</w:t>
      </w:r>
      <w:r w:rsidR="006C0D1C">
        <w:rPr>
          <w:rFonts w:hint="eastAsia"/>
        </w:rPr>
        <w:t>lang</w:t>
      </w:r>
      <w:r w:rsidR="006C0D1C">
        <w:rPr>
          <w:rFonts w:hint="eastAsia"/>
        </w:rPr>
        <w:t>”和“</w:t>
      </w:r>
      <w:r w:rsidR="006C0D1C">
        <w:rPr>
          <w:rFonts w:hint="eastAsia"/>
        </w:rPr>
        <w:t>category</w:t>
      </w:r>
      <w:r w:rsidR="006C0D1C">
        <w:rPr>
          <w:rFonts w:hint="eastAsia"/>
        </w:rPr>
        <w:t>”显得有些特殊。但是仔细观察不难发现属性节点位于元素节点标签的内部，如图</w:t>
      </w:r>
      <w:r w:rsidR="006C0D1C">
        <w:rPr>
          <w:rFonts w:hint="eastAsia"/>
        </w:rPr>
        <w:t>2-1(a)</w:t>
      </w:r>
      <w:r w:rsidR="006C0D1C">
        <w:rPr>
          <w:rFonts w:hint="eastAsia"/>
        </w:rPr>
        <w:t>中的</w:t>
      </w:r>
      <w:r w:rsidR="006C0D1C" w:rsidRPr="006C0D1C">
        <w:t>&lt;book category="children"&gt;</w:t>
      </w:r>
      <w:r w:rsidR="006C0D1C">
        <w:rPr>
          <w:rFonts w:hint="eastAsia"/>
        </w:rPr>
        <w:t>，因此，属性节点不作为元素节点的子节点处理，只是将它理解为元素节点的内部节点。</w:t>
      </w:r>
    </w:p>
    <w:p w14:paraId="5D79A0A9" w14:textId="77777777" w:rsidR="00412EC6" w:rsidRDefault="00412EC6" w:rsidP="00795791">
      <w:pPr>
        <w:pStyle w:val="2"/>
      </w:pPr>
      <w:bookmarkStart w:id="96" w:name="_Toc450930601"/>
      <w:r>
        <w:rPr>
          <w:rFonts w:hint="eastAsia"/>
        </w:rPr>
        <w:t>SAX</w:t>
      </w:r>
      <w:r>
        <w:rPr>
          <w:rFonts w:hint="eastAsia"/>
        </w:rPr>
        <w:t>解析器</w:t>
      </w:r>
      <w:bookmarkEnd w:id="96"/>
    </w:p>
    <w:p w14:paraId="1E155D6C" w14:textId="77777777" w:rsidR="00412EC6" w:rsidRDefault="00412EC6" w:rsidP="0045465A">
      <w:pPr>
        <w:pStyle w:val="3"/>
      </w:pPr>
      <w:bookmarkStart w:id="97" w:name="_Toc450930602"/>
      <w:r>
        <w:rPr>
          <w:rFonts w:hint="eastAsia"/>
        </w:rPr>
        <w:t>SAX</w:t>
      </w:r>
      <w:r w:rsidR="006A116D">
        <w:rPr>
          <w:rFonts w:hint="eastAsia"/>
        </w:rPr>
        <w:t>的定义</w:t>
      </w:r>
      <w:bookmarkEnd w:id="97"/>
    </w:p>
    <w:p w14:paraId="34ADAC89" w14:textId="77777777" w:rsidR="00FD0CFC" w:rsidRDefault="00FD0CFC" w:rsidP="004A6808">
      <w:pPr>
        <w:ind w:firstLineChars="200" w:firstLine="480"/>
      </w:pPr>
      <w:r w:rsidRPr="00FD0CFC">
        <w:rPr>
          <w:rFonts w:hint="eastAsia"/>
        </w:rPr>
        <w:t>SAX</w:t>
      </w:r>
      <w:r w:rsidRPr="00FD0CFC">
        <w:rPr>
          <w:rFonts w:hint="eastAsia"/>
        </w:rPr>
        <w:t>，全称</w:t>
      </w:r>
      <w:r w:rsidRPr="00FD0CFC">
        <w:rPr>
          <w:rFonts w:hint="eastAsia"/>
        </w:rPr>
        <w:t>Simple API for XML</w:t>
      </w:r>
      <w:r>
        <w:rPr>
          <w:rFonts w:hint="eastAsia"/>
        </w:rPr>
        <w:t>。</w:t>
      </w:r>
      <w:r>
        <w:rPr>
          <w:rFonts w:hint="eastAsia"/>
        </w:rPr>
        <w:t>SAX</w:t>
      </w:r>
      <w:r w:rsidRPr="00FD0CFC">
        <w:rPr>
          <w:rFonts w:hint="eastAsia"/>
        </w:rPr>
        <w:t>既是一种接口，也是一种软件包。它是一种</w:t>
      </w:r>
      <w:r w:rsidRPr="00FD0CFC">
        <w:rPr>
          <w:rFonts w:hint="eastAsia"/>
        </w:rPr>
        <w:t>XML</w:t>
      </w:r>
      <w:r w:rsidRPr="00FD0CFC">
        <w:rPr>
          <w:rFonts w:hint="eastAsia"/>
        </w:rPr>
        <w:t>解析的替代方法。</w:t>
      </w:r>
      <w:r w:rsidRPr="00FD0CFC">
        <w:rPr>
          <w:rFonts w:hint="eastAsia"/>
        </w:rPr>
        <w:t>SAX</w:t>
      </w:r>
      <w:r>
        <w:rPr>
          <w:rFonts w:hint="eastAsia"/>
        </w:rPr>
        <w:t>进行解析时采用</w:t>
      </w:r>
      <w:r w:rsidRPr="00FD0CFC">
        <w:rPr>
          <w:rFonts w:hint="eastAsia"/>
        </w:rPr>
        <w:t>逐行扫描文档</w:t>
      </w:r>
      <w:r>
        <w:rPr>
          <w:rFonts w:hint="eastAsia"/>
        </w:rPr>
        <w:t>的方法</w:t>
      </w:r>
      <w:r w:rsidRPr="00FD0CFC">
        <w:rPr>
          <w:rFonts w:hint="eastAsia"/>
        </w:rPr>
        <w:t>，一边扫描一边解析。由于应</w:t>
      </w:r>
      <w:r>
        <w:rPr>
          <w:rFonts w:hint="eastAsia"/>
        </w:rPr>
        <w:t>用程序只是在读取数据时检查数据，因此不需要将数据存储在内存中。这就使得</w:t>
      </w:r>
      <w:r>
        <w:rPr>
          <w:rFonts w:hint="eastAsia"/>
        </w:rPr>
        <w:t>SAX</w:t>
      </w:r>
      <w:r>
        <w:rPr>
          <w:rFonts w:hint="eastAsia"/>
        </w:rPr>
        <w:t>解析更加适用于大型文档的解析工作。</w:t>
      </w:r>
    </w:p>
    <w:p w14:paraId="05C0D55F" w14:textId="77777777" w:rsidR="003C4FB2" w:rsidRPr="003C4FB2" w:rsidRDefault="00FD0CFC" w:rsidP="004A6808">
      <w:pPr>
        <w:ind w:firstLineChars="200" w:firstLine="480"/>
      </w:pPr>
      <w:r w:rsidRPr="00FD0CFC">
        <w:rPr>
          <w:rFonts w:hint="eastAsia"/>
        </w:rPr>
        <w:t>SAX</w:t>
      </w:r>
      <w:r w:rsidR="00D31523">
        <w:rPr>
          <w:rFonts w:hint="eastAsia"/>
        </w:rPr>
        <w:t>的工作原理简单地说就是对文档进行顺序扫描，当扫描到文档开始、元素</w:t>
      </w:r>
      <w:r>
        <w:rPr>
          <w:rFonts w:hint="eastAsia"/>
        </w:rPr>
        <w:t>开始与结束</w:t>
      </w:r>
      <w:r w:rsidRPr="00FD0CFC">
        <w:rPr>
          <w:rFonts w:hint="eastAsia"/>
        </w:rPr>
        <w:t>等地方时通知事件处理函数，由事件处理函数做</w:t>
      </w:r>
      <w:r w:rsidR="00D31523">
        <w:rPr>
          <w:rFonts w:hint="eastAsia"/>
        </w:rPr>
        <w:t>出</w:t>
      </w:r>
      <w:r w:rsidRPr="00FD0CFC">
        <w:rPr>
          <w:rFonts w:hint="eastAsia"/>
        </w:rPr>
        <w:t>相应动作，然后继续同样的扫描，直至文档结束。</w:t>
      </w:r>
    </w:p>
    <w:p w14:paraId="51C64992" w14:textId="77777777" w:rsidR="00412EC6" w:rsidRDefault="00412EC6" w:rsidP="0045465A">
      <w:pPr>
        <w:pStyle w:val="3"/>
      </w:pPr>
      <w:bookmarkStart w:id="98" w:name="_Toc450930603"/>
      <w:r>
        <w:rPr>
          <w:rFonts w:hint="eastAsia"/>
        </w:rPr>
        <w:t>SAX2</w:t>
      </w:r>
      <w:r w:rsidR="00F96D4C">
        <w:rPr>
          <w:rFonts w:hint="eastAsia"/>
        </w:rPr>
        <w:t>的定义</w:t>
      </w:r>
      <w:bookmarkEnd w:id="98"/>
    </w:p>
    <w:p w14:paraId="3F013863" w14:textId="77777777" w:rsidR="006A116D" w:rsidRDefault="006A116D" w:rsidP="004A6808">
      <w:pPr>
        <w:ind w:firstLineChars="200" w:firstLine="480"/>
        <w:rPr>
          <w:szCs w:val="21"/>
        </w:rPr>
      </w:pPr>
      <w:r w:rsidRPr="00F96D4C">
        <w:rPr>
          <w:rFonts w:hint="eastAsia"/>
          <w:szCs w:val="21"/>
        </w:rPr>
        <w:t>用于</w:t>
      </w:r>
      <w:r w:rsidRPr="00F96D4C">
        <w:rPr>
          <w:rFonts w:hint="eastAsia"/>
          <w:szCs w:val="21"/>
        </w:rPr>
        <w:t>XML</w:t>
      </w:r>
      <w:r w:rsidRPr="00F96D4C">
        <w:rPr>
          <w:rFonts w:hint="eastAsia"/>
          <w:szCs w:val="21"/>
        </w:rPr>
        <w:t>的简单应用程序编程接口</w:t>
      </w:r>
      <w:r w:rsidRPr="00F96D4C">
        <w:rPr>
          <w:rFonts w:hint="eastAsia"/>
          <w:szCs w:val="21"/>
        </w:rPr>
        <w:t>(Simple API for XML,version 2)</w:t>
      </w:r>
      <w:r w:rsidRPr="00F96D4C">
        <w:rPr>
          <w:rFonts w:hint="eastAsia"/>
          <w:szCs w:val="21"/>
        </w:rPr>
        <w:t>，简称</w:t>
      </w:r>
      <w:r w:rsidRPr="00F96D4C">
        <w:rPr>
          <w:rFonts w:hint="eastAsia"/>
          <w:szCs w:val="21"/>
        </w:rPr>
        <w:t>SAX2</w:t>
      </w:r>
      <w:r w:rsidRPr="00F96D4C">
        <w:rPr>
          <w:rFonts w:hint="eastAsia"/>
          <w:szCs w:val="21"/>
        </w:rPr>
        <w:t>。</w:t>
      </w:r>
    </w:p>
    <w:p w14:paraId="2CDCF958" w14:textId="77777777" w:rsidR="00F96D4C" w:rsidRPr="00F96D4C" w:rsidRDefault="00F96D4C" w:rsidP="004A6808">
      <w:pPr>
        <w:ind w:firstLineChars="200" w:firstLine="480"/>
        <w:rPr>
          <w:szCs w:val="21"/>
        </w:rPr>
      </w:pPr>
      <w:r>
        <w:rPr>
          <w:rFonts w:hint="eastAsia"/>
          <w:szCs w:val="21"/>
        </w:rPr>
        <w:t>SAX2</w:t>
      </w:r>
      <w:r>
        <w:rPr>
          <w:rFonts w:hint="eastAsia"/>
          <w:szCs w:val="21"/>
        </w:rPr>
        <w:t>主要区别于</w:t>
      </w:r>
      <w:r>
        <w:rPr>
          <w:rFonts w:hint="eastAsia"/>
          <w:szCs w:val="21"/>
        </w:rPr>
        <w:t>SAX</w:t>
      </w:r>
      <w:r>
        <w:rPr>
          <w:rFonts w:hint="eastAsia"/>
          <w:szCs w:val="21"/>
        </w:rPr>
        <w:t>的其他版本在于：</w:t>
      </w:r>
    </w:p>
    <w:p w14:paraId="34567478" w14:textId="77777777" w:rsidR="006A116D" w:rsidRPr="00F96D4C" w:rsidRDefault="006A116D" w:rsidP="00F96D4C">
      <w:pPr>
        <w:pStyle w:val="a3"/>
        <w:numPr>
          <w:ilvl w:val="0"/>
          <w:numId w:val="8"/>
        </w:numPr>
        <w:ind w:firstLineChars="0"/>
        <w:rPr>
          <w:color w:val="000000"/>
          <w:szCs w:val="21"/>
          <w:shd w:val="clear" w:color="auto" w:fill="FFFFFF"/>
        </w:rPr>
      </w:pPr>
      <w:r w:rsidRPr="00F96D4C">
        <w:rPr>
          <w:rFonts w:hint="eastAsia"/>
          <w:color w:val="000000"/>
          <w:szCs w:val="21"/>
          <w:shd w:val="clear" w:color="auto" w:fill="FFFFFF"/>
        </w:rPr>
        <w:t>支持命名空间（</w:t>
      </w:r>
      <w:r w:rsidRPr="00F96D4C">
        <w:rPr>
          <w:rFonts w:hint="eastAsia"/>
          <w:color w:val="000000"/>
          <w:szCs w:val="21"/>
          <w:shd w:val="clear" w:color="auto" w:fill="FFFFFF"/>
        </w:rPr>
        <w:t>Namespace</w:t>
      </w:r>
      <w:r w:rsidRPr="00F96D4C">
        <w:rPr>
          <w:rFonts w:hint="eastAsia"/>
          <w:color w:val="000000"/>
          <w:szCs w:val="21"/>
          <w:shd w:val="clear" w:color="auto" w:fill="FFFFFF"/>
        </w:rPr>
        <w:t>），这个特性是很多</w:t>
      </w:r>
      <w:r w:rsidRPr="00F96D4C">
        <w:rPr>
          <w:rFonts w:hint="eastAsia"/>
          <w:color w:val="000000"/>
          <w:szCs w:val="21"/>
          <w:shd w:val="clear" w:color="auto" w:fill="FFFFFF"/>
        </w:rPr>
        <w:t>XML</w:t>
      </w:r>
      <w:r w:rsidRPr="00F96D4C">
        <w:rPr>
          <w:rFonts w:hint="eastAsia"/>
          <w:color w:val="000000"/>
          <w:szCs w:val="21"/>
          <w:shd w:val="clear" w:color="auto" w:fill="FFFFFF"/>
        </w:rPr>
        <w:t>的高级功能所必须的。</w:t>
      </w:r>
    </w:p>
    <w:p w14:paraId="73BEEEB7" w14:textId="77777777" w:rsidR="003C4FB2" w:rsidRPr="001B7C46" w:rsidRDefault="006A116D" w:rsidP="003C4FB2">
      <w:pPr>
        <w:pStyle w:val="a3"/>
        <w:numPr>
          <w:ilvl w:val="0"/>
          <w:numId w:val="8"/>
        </w:numPr>
        <w:ind w:firstLineChars="0"/>
        <w:rPr>
          <w:szCs w:val="21"/>
        </w:rPr>
      </w:pPr>
      <w:r w:rsidRPr="00F96D4C">
        <w:rPr>
          <w:rFonts w:hint="eastAsia"/>
          <w:szCs w:val="21"/>
        </w:rPr>
        <w:t>提出了</w:t>
      </w:r>
      <w:r w:rsidRPr="00F96D4C">
        <w:rPr>
          <w:rFonts w:hint="eastAsia"/>
          <w:szCs w:val="21"/>
        </w:rPr>
        <w:t>Filter</w:t>
      </w:r>
      <w:r w:rsidRPr="00F96D4C">
        <w:rPr>
          <w:rFonts w:hint="eastAsia"/>
          <w:szCs w:val="21"/>
        </w:rPr>
        <w:t>（过滤器）的概念，</w:t>
      </w:r>
      <w:r w:rsidR="00F96D4C" w:rsidRPr="00F96D4C">
        <w:rPr>
          <w:rFonts w:hint="eastAsia"/>
          <w:szCs w:val="21"/>
        </w:rPr>
        <w:t>在某些情况下，</w:t>
      </w:r>
      <w:r w:rsidRPr="00F96D4C">
        <w:rPr>
          <w:rFonts w:hint="eastAsia"/>
          <w:szCs w:val="21"/>
        </w:rPr>
        <w:t>需要对流中运行的信息</w:t>
      </w:r>
      <w:r w:rsidR="00F96D4C" w:rsidRPr="00F96D4C">
        <w:rPr>
          <w:rFonts w:hint="eastAsia"/>
          <w:szCs w:val="21"/>
        </w:rPr>
        <w:lastRenderedPageBreak/>
        <w:t>进行修改，例如剔除某些不需要的信息等</w:t>
      </w:r>
      <w:r w:rsidRPr="00F96D4C">
        <w:rPr>
          <w:rFonts w:hint="eastAsia"/>
          <w:szCs w:val="21"/>
        </w:rPr>
        <w:t>，这时在流中的信息到达</w:t>
      </w:r>
      <w:r w:rsidRPr="00F96D4C">
        <w:rPr>
          <w:rFonts w:hint="eastAsia"/>
          <w:szCs w:val="21"/>
        </w:rPr>
        <w:t>Handler</w:t>
      </w:r>
      <w:r w:rsidR="00F96D4C" w:rsidRPr="00F96D4C">
        <w:rPr>
          <w:rFonts w:hint="eastAsia"/>
          <w:szCs w:val="21"/>
        </w:rPr>
        <w:t>之前进行过滤就成</w:t>
      </w:r>
      <w:r w:rsidR="00EB1974">
        <w:rPr>
          <w:rFonts w:hint="eastAsia"/>
          <w:szCs w:val="21"/>
        </w:rPr>
        <w:t>为</w:t>
      </w:r>
      <w:r w:rsidRPr="00F96D4C">
        <w:rPr>
          <w:rFonts w:hint="eastAsia"/>
          <w:szCs w:val="21"/>
        </w:rPr>
        <w:t>理所当然的选择。</w:t>
      </w:r>
    </w:p>
    <w:p w14:paraId="7ED8DB7C" w14:textId="77777777" w:rsidR="00412EC6" w:rsidRDefault="00412EC6" w:rsidP="0045465A">
      <w:pPr>
        <w:pStyle w:val="3"/>
      </w:pPr>
      <w:bookmarkStart w:id="99" w:name="_Toc450930604"/>
      <w:r>
        <w:rPr>
          <w:rFonts w:hint="eastAsia"/>
        </w:rPr>
        <w:t>SAX</w:t>
      </w:r>
      <w:r w:rsidR="006B6784">
        <w:rPr>
          <w:rFonts w:hint="eastAsia"/>
        </w:rPr>
        <w:t>2</w:t>
      </w:r>
      <w:r w:rsidR="006B6784">
        <w:rPr>
          <w:rFonts w:hint="eastAsia"/>
        </w:rPr>
        <w:t>的处理机制</w:t>
      </w:r>
      <w:bookmarkEnd w:id="99"/>
    </w:p>
    <w:p w14:paraId="606931BC" w14:textId="77777777" w:rsidR="006B6784" w:rsidRPr="004531C9" w:rsidRDefault="006B6784" w:rsidP="004A6808">
      <w:pPr>
        <w:ind w:firstLineChars="200" w:firstLine="480"/>
        <w:rPr>
          <w:rFonts w:cs="Times New Roman"/>
          <w:color w:val="000000"/>
          <w:szCs w:val="21"/>
          <w:shd w:val="clear" w:color="auto" w:fill="FFFFFF"/>
        </w:rPr>
      </w:pPr>
      <w:r w:rsidRPr="004531C9">
        <w:rPr>
          <w:rFonts w:cs="Times New Roman"/>
          <w:color w:val="000000"/>
          <w:szCs w:val="21"/>
          <w:shd w:val="clear" w:color="auto" w:fill="FFFFFF"/>
        </w:rPr>
        <w:t>SAX2</w:t>
      </w:r>
      <w:r w:rsidRPr="004531C9">
        <w:rPr>
          <w:rFonts w:hAnsiTheme="minorEastAsia" w:cs="Times New Roman"/>
          <w:color w:val="000000"/>
          <w:szCs w:val="21"/>
          <w:shd w:val="clear" w:color="auto" w:fill="FFFFFF"/>
        </w:rPr>
        <w:t>处理</w:t>
      </w:r>
      <w:r w:rsidRPr="004531C9">
        <w:rPr>
          <w:rFonts w:cs="Times New Roman"/>
          <w:color w:val="000000"/>
          <w:szCs w:val="21"/>
          <w:shd w:val="clear" w:color="auto" w:fill="FFFFFF"/>
        </w:rPr>
        <w:t>XML</w:t>
      </w:r>
      <w:r w:rsidRPr="004531C9">
        <w:rPr>
          <w:rFonts w:hAnsiTheme="minorEastAsia" w:cs="Times New Roman"/>
          <w:color w:val="000000"/>
          <w:szCs w:val="21"/>
          <w:shd w:val="clear" w:color="auto" w:fill="FFFFFF"/>
        </w:rPr>
        <w:t>文档时允许在读取文档的时候，立即对文档进行处理，解析完毕也就处理完成了，不必等到整个文档被分析储存之后才进行操作，因此非常适合处理较大的</w:t>
      </w:r>
      <w:r w:rsidRPr="004531C9">
        <w:rPr>
          <w:rFonts w:cs="Times New Roman"/>
          <w:color w:val="000000"/>
          <w:szCs w:val="21"/>
          <w:shd w:val="clear" w:color="auto" w:fill="FFFFFF"/>
        </w:rPr>
        <w:t>XML</w:t>
      </w:r>
      <w:r w:rsidRPr="004531C9">
        <w:rPr>
          <w:rFonts w:hAnsiTheme="minorEastAsia" w:cs="Times New Roman"/>
          <w:color w:val="000000"/>
          <w:szCs w:val="21"/>
          <w:shd w:val="clear" w:color="auto" w:fill="FFFFFF"/>
        </w:rPr>
        <w:t>文档</w:t>
      </w:r>
      <w:r w:rsidR="002802BF" w:rsidRPr="004531C9">
        <w:rPr>
          <w:rFonts w:hAnsiTheme="minorEastAsia" w:cs="Times New Roman"/>
          <w:color w:val="000000"/>
          <w:szCs w:val="21"/>
          <w:shd w:val="clear" w:color="auto" w:fill="FFFFFF"/>
        </w:rPr>
        <w:t>。</w:t>
      </w:r>
      <w:r w:rsidRPr="004531C9">
        <w:rPr>
          <w:rFonts w:hAnsiTheme="minorEastAsia" w:cs="Times New Roman"/>
          <w:szCs w:val="21"/>
        </w:rPr>
        <w:t>利用</w:t>
      </w:r>
      <w:r w:rsidRPr="004531C9">
        <w:rPr>
          <w:rFonts w:cs="Times New Roman"/>
          <w:szCs w:val="21"/>
        </w:rPr>
        <w:t xml:space="preserve"> SAX 2</w:t>
      </w:r>
      <w:r w:rsidRPr="004531C9">
        <w:rPr>
          <w:rFonts w:hAnsiTheme="minorEastAsia" w:cs="Times New Roman"/>
          <w:szCs w:val="21"/>
        </w:rPr>
        <w:t>解析</w:t>
      </w:r>
      <w:r w:rsidRPr="004531C9">
        <w:rPr>
          <w:rFonts w:cs="Times New Roman"/>
          <w:szCs w:val="21"/>
        </w:rPr>
        <w:t xml:space="preserve"> XML </w:t>
      </w:r>
      <w:r w:rsidRPr="004531C9">
        <w:rPr>
          <w:rFonts w:hAnsiTheme="minorEastAsia" w:cs="Times New Roman"/>
          <w:szCs w:val="21"/>
        </w:rPr>
        <w:t>文档，涉及两个部分：解析器和事件处理器。解析器负责读取</w:t>
      </w:r>
      <w:r w:rsidRPr="004531C9">
        <w:rPr>
          <w:rFonts w:cs="Times New Roman"/>
          <w:szCs w:val="21"/>
        </w:rPr>
        <w:t xml:space="preserve"> XML </w:t>
      </w:r>
      <w:r w:rsidRPr="004531C9">
        <w:rPr>
          <w:rFonts w:hAnsiTheme="minorEastAsia" w:cs="Times New Roman"/>
          <w:szCs w:val="21"/>
        </w:rPr>
        <w:t>文档，并向事件处理器发送事件；事件处理器负责对事件做出相应动作，对传递的</w:t>
      </w:r>
      <w:r w:rsidRPr="004531C9">
        <w:rPr>
          <w:rFonts w:cs="Times New Roman"/>
          <w:szCs w:val="21"/>
        </w:rPr>
        <w:t xml:space="preserve"> XML </w:t>
      </w:r>
      <w:r w:rsidRPr="004531C9">
        <w:rPr>
          <w:rFonts w:hAnsiTheme="minorEastAsia" w:cs="Times New Roman"/>
          <w:szCs w:val="21"/>
        </w:rPr>
        <w:t>数据进行处理。</w:t>
      </w:r>
    </w:p>
    <w:p w14:paraId="3EA5E5B8" w14:textId="77777777" w:rsidR="002802BF" w:rsidRPr="004531C9" w:rsidRDefault="002466A5" w:rsidP="004A6808">
      <w:pPr>
        <w:ind w:firstLineChars="200" w:firstLine="480"/>
        <w:rPr>
          <w:rFonts w:cs="Times New Roman"/>
          <w:color w:val="000000"/>
          <w:szCs w:val="21"/>
          <w:shd w:val="clear" w:color="auto" w:fill="FFFFFF"/>
        </w:rPr>
      </w:pPr>
      <w:r w:rsidRPr="004531C9">
        <w:rPr>
          <w:rFonts w:cs="Times New Roman"/>
          <w:szCs w:val="21"/>
        </w:rPr>
        <w:t>SAX2</w:t>
      </w:r>
      <w:r w:rsidR="002802BF" w:rsidRPr="004531C9">
        <w:rPr>
          <w:rFonts w:hAnsiTheme="minorEastAsia" w:cs="Times New Roman"/>
          <w:szCs w:val="21"/>
        </w:rPr>
        <w:t>解析器功能</w:t>
      </w:r>
      <w:r w:rsidRPr="004531C9">
        <w:rPr>
          <w:rFonts w:hAnsiTheme="minorEastAsia" w:cs="Times New Roman"/>
          <w:szCs w:val="21"/>
        </w:rPr>
        <w:t>主要通过</w:t>
      </w:r>
      <w:r w:rsidR="002802BF" w:rsidRPr="004531C9">
        <w:rPr>
          <w:rFonts w:cs="Times New Roman"/>
          <w:color w:val="000000"/>
          <w:szCs w:val="21"/>
          <w:shd w:val="clear" w:color="auto" w:fill="FFFFFF"/>
        </w:rPr>
        <w:t>XML Reader</w:t>
      </w:r>
      <w:r w:rsidRPr="004531C9">
        <w:rPr>
          <w:rFonts w:hAnsi="Helvetica" w:cs="Times New Roman"/>
          <w:color w:val="000000"/>
          <w:szCs w:val="21"/>
          <w:shd w:val="clear" w:color="auto" w:fill="FFFFFF"/>
        </w:rPr>
        <w:t>接</w:t>
      </w:r>
      <w:r w:rsidR="002802BF" w:rsidRPr="004531C9">
        <w:rPr>
          <w:rFonts w:hAnsi="Helvetica" w:cs="Times New Roman"/>
          <w:color w:val="000000"/>
          <w:szCs w:val="21"/>
          <w:shd w:val="clear" w:color="auto" w:fill="FFFFFF"/>
        </w:rPr>
        <w:t>口</w:t>
      </w:r>
      <w:r w:rsidRPr="004531C9">
        <w:rPr>
          <w:rStyle w:val="apple-converted-space"/>
          <w:rFonts w:hAnsi="Helvetica" w:cs="Times New Roman"/>
          <w:color w:val="000000"/>
          <w:szCs w:val="21"/>
          <w:shd w:val="clear" w:color="auto" w:fill="FFFFFF"/>
        </w:rPr>
        <w:t>实现。</w:t>
      </w:r>
      <w:r w:rsidRPr="004531C9">
        <w:rPr>
          <w:rFonts w:cs="Times New Roman"/>
          <w:color w:val="000000"/>
          <w:szCs w:val="21"/>
          <w:shd w:val="clear" w:color="auto" w:fill="FFFFFF"/>
        </w:rPr>
        <w:t>XML</w:t>
      </w:r>
      <w:r w:rsidR="002802BF" w:rsidRPr="004531C9">
        <w:rPr>
          <w:rFonts w:cs="Times New Roman"/>
          <w:color w:val="000000"/>
          <w:szCs w:val="21"/>
          <w:shd w:val="clear" w:color="auto" w:fill="FFFFFF"/>
        </w:rPr>
        <w:t xml:space="preserve"> </w:t>
      </w:r>
      <w:r w:rsidRPr="004531C9">
        <w:rPr>
          <w:rFonts w:cs="Times New Roman"/>
          <w:color w:val="000000"/>
          <w:szCs w:val="21"/>
          <w:shd w:val="clear" w:color="auto" w:fill="FFFFFF"/>
        </w:rPr>
        <w:t xml:space="preserve">Reader </w:t>
      </w:r>
      <w:r w:rsidRPr="004531C9">
        <w:rPr>
          <w:rFonts w:hAnsi="Helvetica" w:cs="Times New Roman"/>
          <w:color w:val="000000"/>
          <w:szCs w:val="21"/>
          <w:shd w:val="clear" w:color="auto" w:fill="FFFFFF"/>
        </w:rPr>
        <w:t>接口是</w:t>
      </w:r>
      <w:r w:rsidRPr="004531C9">
        <w:rPr>
          <w:rFonts w:cs="Times New Roman"/>
          <w:color w:val="000000"/>
          <w:szCs w:val="21"/>
          <w:shd w:val="clear" w:color="auto" w:fill="FFFFFF"/>
        </w:rPr>
        <w:t xml:space="preserve"> SAX2</w:t>
      </w:r>
      <w:r w:rsidRPr="004531C9">
        <w:rPr>
          <w:rFonts w:hAnsi="Helvetica" w:cs="Times New Roman"/>
          <w:color w:val="000000"/>
          <w:szCs w:val="21"/>
          <w:shd w:val="clear" w:color="auto" w:fill="FFFFFF"/>
        </w:rPr>
        <w:t>解析器必须实现的接口。该接口允许应用程序设置和查询解析器的功能和特性，注册处理文档的事件处理器，以及启动文档的解析。</w:t>
      </w:r>
    </w:p>
    <w:p w14:paraId="7D6A974F" w14:textId="77777777" w:rsidR="002802BF" w:rsidRPr="004531C9" w:rsidRDefault="002802BF" w:rsidP="004A6808">
      <w:pPr>
        <w:ind w:firstLineChars="200" w:firstLine="480"/>
        <w:rPr>
          <w:rFonts w:cs="Times New Roman"/>
          <w:color w:val="000000"/>
          <w:szCs w:val="21"/>
          <w:shd w:val="clear" w:color="auto" w:fill="FFFFFF"/>
        </w:rPr>
      </w:pPr>
      <w:r w:rsidRPr="004531C9">
        <w:rPr>
          <w:rFonts w:cs="Times New Roman"/>
          <w:color w:val="000000"/>
          <w:szCs w:val="21"/>
          <w:shd w:val="clear" w:color="auto" w:fill="FFFFFF"/>
        </w:rPr>
        <w:t>SAX2</w:t>
      </w:r>
      <w:r w:rsidRPr="004531C9">
        <w:rPr>
          <w:rFonts w:hAnsi="Helvetica" w:cs="Times New Roman"/>
          <w:color w:val="000000"/>
          <w:szCs w:val="21"/>
          <w:shd w:val="clear" w:color="auto" w:fill="FFFFFF"/>
        </w:rPr>
        <w:t>事件处理器功能主要通过</w:t>
      </w:r>
      <w:r w:rsidRPr="004531C9">
        <w:rPr>
          <w:rFonts w:cs="Times New Roman"/>
          <w:color w:val="000000"/>
          <w:szCs w:val="21"/>
          <w:shd w:val="clear" w:color="auto" w:fill="FFFFFF"/>
        </w:rPr>
        <w:t xml:space="preserve">ContentHander </w:t>
      </w:r>
      <w:r w:rsidRPr="004531C9">
        <w:rPr>
          <w:rFonts w:hAnsi="Helvetica" w:cs="Times New Roman"/>
          <w:color w:val="000000"/>
          <w:szCs w:val="21"/>
          <w:shd w:val="clear" w:color="auto" w:fill="FFFFFF"/>
        </w:rPr>
        <w:t>接口实现。</w:t>
      </w:r>
    </w:p>
    <w:p w14:paraId="7D3BBF3C" w14:textId="77777777" w:rsidR="002802BF" w:rsidRPr="004531C9" w:rsidRDefault="002802BF" w:rsidP="004A6808">
      <w:pPr>
        <w:ind w:firstLineChars="200" w:firstLine="480"/>
        <w:rPr>
          <w:rFonts w:cs="Times New Roman"/>
          <w:szCs w:val="21"/>
        </w:rPr>
      </w:pPr>
      <w:r w:rsidRPr="004531C9">
        <w:rPr>
          <w:rFonts w:cs="Times New Roman"/>
          <w:szCs w:val="21"/>
        </w:rPr>
        <w:t>SAX2</w:t>
      </w:r>
      <w:r w:rsidRPr="004531C9">
        <w:rPr>
          <w:rFonts w:hAnsiTheme="minorEastAsia" w:cs="Times New Roman"/>
          <w:szCs w:val="21"/>
        </w:rPr>
        <w:t>处理过程中有一些常用的接口，如图</w:t>
      </w:r>
      <w:r w:rsidR="002C07C5" w:rsidRPr="004531C9">
        <w:rPr>
          <w:rFonts w:cs="Times New Roman"/>
          <w:szCs w:val="21"/>
        </w:rPr>
        <w:t>2-2</w:t>
      </w:r>
      <w:r w:rsidR="002C07C5" w:rsidRPr="004531C9">
        <w:rPr>
          <w:rFonts w:hAnsiTheme="minorEastAsia" w:cs="Times New Roman"/>
          <w:szCs w:val="21"/>
        </w:rPr>
        <w:t>所示</w:t>
      </w:r>
      <w:r w:rsidRPr="004531C9">
        <w:rPr>
          <w:rFonts w:hAnsiTheme="minorEastAsia" w:cs="Times New Roman"/>
          <w:szCs w:val="21"/>
        </w:rPr>
        <w:t>。由于本课题中并没有涉及到所有的接口的使用，因此对于未使用到的接口只进行一些简单的介绍，不过多赘述。</w:t>
      </w:r>
    </w:p>
    <w:p w14:paraId="782465A4" w14:textId="77777777" w:rsidR="002802BF" w:rsidRPr="00D07D66" w:rsidRDefault="002802BF" w:rsidP="00562CF5">
      <w:pPr>
        <w:pStyle w:val="a3"/>
        <w:numPr>
          <w:ilvl w:val="0"/>
          <w:numId w:val="9"/>
        </w:numPr>
        <w:ind w:firstLineChars="0"/>
        <w:rPr>
          <w:rFonts w:cs="Times New Roman"/>
          <w:szCs w:val="21"/>
          <w:shd w:val="clear" w:color="auto" w:fill="FFFFFF"/>
        </w:rPr>
      </w:pPr>
      <w:r w:rsidRPr="00D07D66">
        <w:rPr>
          <w:rFonts w:cs="Times New Roman"/>
          <w:szCs w:val="21"/>
          <w:shd w:val="clear" w:color="auto" w:fill="FFFFFF"/>
        </w:rPr>
        <w:t>ContentHandler</w:t>
      </w:r>
      <w:r w:rsidRPr="00D07D66">
        <w:rPr>
          <w:rFonts w:hAnsi="Arial" w:cs="Times New Roman"/>
          <w:szCs w:val="21"/>
          <w:shd w:val="clear" w:color="auto" w:fill="FFFFFF"/>
        </w:rPr>
        <w:t>接口</w:t>
      </w:r>
      <w:r w:rsidRPr="00D07D66">
        <w:rPr>
          <w:rFonts w:cs="Times New Roman"/>
          <w:szCs w:val="21"/>
          <w:shd w:val="clear" w:color="auto" w:fill="FFFFFF"/>
        </w:rPr>
        <w:t>——</w:t>
      </w:r>
      <w:r w:rsidRPr="00D07D66">
        <w:rPr>
          <w:rFonts w:hAnsi="Arial" w:cs="Times New Roman"/>
          <w:szCs w:val="21"/>
          <w:shd w:val="clear" w:color="auto" w:fill="FFFFFF"/>
        </w:rPr>
        <w:t>内容处理</w:t>
      </w:r>
    </w:p>
    <w:p w14:paraId="275C46BB" w14:textId="77777777" w:rsidR="002802BF" w:rsidRPr="004531C9" w:rsidRDefault="00C76C1C" w:rsidP="004A6808">
      <w:pPr>
        <w:ind w:firstLineChars="200" w:firstLine="480"/>
        <w:rPr>
          <w:rFonts w:cs="Times New Roman"/>
          <w:szCs w:val="21"/>
        </w:rPr>
      </w:pPr>
      <w:r w:rsidRPr="004531C9">
        <w:rPr>
          <w:rFonts w:hAnsiTheme="minorEastAsia" w:cs="Times New Roman"/>
          <w:szCs w:val="21"/>
        </w:rPr>
        <w:t>该接口封装了一些对事件处理的方法，当</w:t>
      </w:r>
      <w:r w:rsidRPr="004531C9">
        <w:rPr>
          <w:rFonts w:cs="Times New Roman"/>
          <w:szCs w:val="21"/>
        </w:rPr>
        <w:t>XML</w:t>
      </w:r>
      <w:r w:rsidRPr="004531C9">
        <w:rPr>
          <w:rFonts w:hAnsiTheme="minorEastAsia" w:cs="Times New Roman"/>
          <w:szCs w:val="21"/>
        </w:rPr>
        <w:t>解析器开始解析</w:t>
      </w:r>
      <w:r w:rsidRPr="004531C9">
        <w:rPr>
          <w:rFonts w:cs="Times New Roman"/>
          <w:szCs w:val="21"/>
        </w:rPr>
        <w:t>XML</w:t>
      </w:r>
      <w:r w:rsidRPr="004531C9">
        <w:rPr>
          <w:rFonts w:hAnsiTheme="minorEastAsia" w:cs="Times New Roman"/>
          <w:szCs w:val="21"/>
        </w:rPr>
        <w:t>输入文档时，它会遇到某些特殊的事件，比如文档的开始和结束、元素的开始和结束等事件。当遇到这些事件时，</w:t>
      </w:r>
      <w:r w:rsidRPr="004531C9">
        <w:rPr>
          <w:rFonts w:cs="Times New Roman"/>
          <w:szCs w:val="21"/>
        </w:rPr>
        <w:t>XML</w:t>
      </w:r>
      <w:r w:rsidRPr="004531C9">
        <w:rPr>
          <w:rFonts w:hAnsiTheme="minorEastAsia" w:cs="Times New Roman"/>
          <w:szCs w:val="21"/>
        </w:rPr>
        <w:t>解析器会调用</w:t>
      </w:r>
      <w:r w:rsidRPr="004531C9">
        <w:rPr>
          <w:rFonts w:cs="Times New Roman"/>
          <w:szCs w:val="21"/>
        </w:rPr>
        <w:t>ContentHandler</w:t>
      </w:r>
      <w:r w:rsidRPr="004531C9">
        <w:rPr>
          <w:rFonts w:hAnsiTheme="minorEastAsia" w:cs="Times New Roman"/>
          <w:szCs w:val="21"/>
        </w:rPr>
        <w:t>接口中的相应方法来响应该事件。</w:t>
      </w:r>
    </w:p>
    <w:p w14:paraId="1A123B0B" w14:textId="77777777" w:rsidR="00C76C1C" w:rsidRPr="004531C9" w:rsidRDefault="00C76C1C" w:rsidP="00562CF5">
      <w:pPr>
        <w:pStyle w:val="a3"/>
        <w:numPr>
          <w:ilvl w:val="0"/>
          <w:numId w:val="9"/>
        </w:numPr>
        <w:ind w:firstLineChars="0"/>
        <w:rPr>
          <w:rFonts w:cs="Times New Roman"/>
          <w:szCs w:val="21"/>
        </w:rPr>
      </w:pPr>
      <w:r w:rsidRPr="004531C9">
        <w:rPr>
          <w:rFonts w:cs="Times New Roman"/>
          <w:szCs w:val="21"/>
        </w:rPr>
        <w:t>DTDHandler</w:t>
      </w:r>
      <w:r w:rsidRPr="004531C9">
        <w:rPr>
          <w:rFonts w:hAnsiTheme="minorEastAsia" w:cs="Times New Roman"/>
          <w:szCs w:val="21"/>
        </w:rPr>
        <w:t>接口</w:t>
      </w:r>
      <w:r w:rsidRPr="004531C9">
        <w:rPr>
          <w:rFonts w:cs="Times New Roman"/>
          <w:szCs w:val="21"/>
        </w:rPr>
        <w:t>——</w:t>
      </w:r>
      <w:r w:rsidRPr="004531C9">
        <w:rPr>
          <w:rFonts w:hAnsiTheme="minorEastAsia" w:cs="Times New Roman"/>
          <w:szCs w:val="21"/>
        </w:rPr>
        <w:t>文档类型定义处理</w:t>
      </w:r>
    </w:p>
    <w:p w14:paraId="486FD6EF" w14:textId="77777777" w:rsidR="00C76C1C" w:rsidRPr="004531C9" w:rsidRDefault="00C76C1C" w:rsidP="004A6808">
      <w:pPr>
        <w:ind w:firstLineChars="200" w:firstLine="480"/>
        <w:rPr>
          <w:rFonts w:cs="Times New Roman"/>
          <w:szCs w:val="21"/>
        </w:rPr>
      </w:pPr>
      <w:r w:rsidRPr="004531C9">
        <w:rPr>
          <w:rFonts w:hAnsiTheme="minorEastAsia" w:cs="Times New Roman"/>
          <w:szCs w:val="21"/>
        </w:rPr>
        <w:t>用于接收基本的</w:t>
      </w:r>
      <w:r w:rsidRPr="004531C9">
        <w:rPr>
          <w:rFonts w:cs="Times New Roman"/>
          <w:szCs w:val="21"/>
        </w:rPr>
        <w:t>DTD</w:t>
      </w:r>
      <w:r w:rsidRPr="004531C9">
        <w:rPr>
          <w:rFonts w:hAnsiTheme="minorEastAsia" w:cs="Times New Roman"/>
          <w:szCs w:val="21"/>
        </w:rPr>
        <w:t>相关事件的通知。此接口仅包括</w:t>
      </w:r>
      <w:r w:rsidRPr="004531C9">
        <w:rPr>
          <w:rFonts w:cs="Times New Roman"/>
          <w:szCs w:val="21"/>
        </w:rPr>
        <w:t>DTD</w:t>
      </w:r>
      <w:r w:rsidRPr="004531C9">
        <w:rPr>
          <w:rFonts w:hAnsiTheme="minorEastAsia" w:cs="Times New Roman"/>
          <w:szCs w:val="21"/>
        </w:rPr>
        <w:t>事件的注释和未解析的实体声明部分。</w:t>
      </w:r>
    </w:p>
    <w:p w14:paraId="059562AC" w14:textId="77777777" w:rsidR="00C76C1C" w:rsidRPr="004531C9" w:rsidRDefault="00C76C1C" w:rsidP="00562CF5">
      <w:pPr>
        <w:pStyle w:val="a3"/>
        <w:numPr>
          <w:ilvl w:val="0"/>
          <w:numId w:val="9"/>
        </w:numPr>
        <w:ind w:firstLineChars="0"/>
        <w:rPr>
          <w:rFonts w:cs="Times New Roman"/>
          <w:szCs w:val="21"/>
        </w:rPr>
      </w:pPr>
      <w:r w:rsidRPr="004531C9">
        <w:rPr>
          <w:rFonts w:cs="Times New Roman"/>
          <w:szCs w:val="21"/>
        </w:rPr>
        <w:t>EntityResolver</w:t>
      </w:r>
      <w:r w:rsidRPr="004531C9">
        <w:rPr>
          <w:rFonts w:hAnsiTheme="minorEastAsia" w:cs="Times New Roman"/>
          <w:szCs w:val="21"/>
        </w:rPr>
        <w:t>接口</w:t>
      </w:r>
      <w:r w:rsidRPr="004531C9">
        <w:rPr>
          <w:rFonts w:cs="Times New Roman"/>
          <w:szCs w:val="21"/>
        </w:rPr>
        <w:t>——</w:t>
      </w:r>
    </w:p>
    <w:p w14:paraId="4EF71DC6" w14:textId="77777777" w:rsidR="00C76C1C" w:rsidRPr="004531C9" w:rsidRDefault="00C76C1C" w:rsidP="004A6808">
      <w:pPr>
        <w:ind w:firstLineChars="200" w:firstLine="480"/>
        <w:rPr>
          <w:rFonts w:cs="Times New Roman"/>
          <w:szCs w:val="21"/>
        </w:rPr>
      </w:pPr>
      <w:r w:rsidRPr="004531C9">
        <w:rPr>
          <w:rFonts w:hAnsiTheme="minorEastAsia" w:cs="Times New Roman"/>
          <w:szCs w:val="21"/>
        </w:rPr>
        <w:t>用于解析实体的基本接口。解析器将在打开任何外部实体前调用此方法。如果</w:t>
      </w:r>
      <w:r w:rsidRPr="004531C9">
        <w:rPr>
          <w:rFonts w:cs="Times New Roman"/>
          <w:szCs w:val="21"/>
        </w:rPr>
        <w:t>SAX</w:t>
      </w:r>
      <w:r w:rsidRPr="004531C9">
        <w:rPr>
          <w:rFonts w:hAnsiTheme="minorEastAsia" w:cs="Times New Roman"/>
          <w:szCs w:val="21"/>
        </w:rPr>
        <w:t>应用程序需要实现自定义处理外部实体，则必须实现此接口。</w:t>
      </w:r>
    </w:p>
    <w:p w14:paraId="793E2518" w14:textId="77777777" w:rsidR="00C76C1C" w:rsidRPr="004531C9" w:rsidRDefault="00C76C1C" w:rsidP="00562CF5">
      <w:pPr>
        <w:pStyle w:val="a3"/>
        <w:numPr>
          <w:ilvl w:val="0"/>
          <w:numId w:val="9"/>
        </w:numPr>
        <w:ind w:firstLineChars="0"/>
        <w:rPr>
          <w:rFonts w:cs="Times New Roman"/>
          <w:szCs w:val="21"/>
        </w:rPr>
      </w:pPr>
      <w:r w:rsidRPr="004531C9">
        <w:rPr>
          <w:rFonts w:cs="Times New Roman"/>
          <w:szCs w:val="21"/>
        </w:rPr>
        <w:t>ErrorHandler</w:t>
      </w:r>
      <w:r w:rsidRPr="004531C9">
        <w:rPr>
          <w:rFonts w:hAnsiTheme="minorEastAsia" w:cs="Times New Roman"/>
          <w:szCs w:val="21"/>
        </w:rPr>
        <w:t>接口</w:t>
      </w:r>
      <w:r w:rsidRPr="004531C9">
        <w:rPr>
          <w:rFonts w:cs="Times New Roman"/>
          <w:szCs w:val="21"/>
        </w:rPr>
        <w:t>——</w:t>
      </w:r>
      <w:r w:rsidRPr="004531C9">
        <w:rPr>
          <w:rFonts w:hAnsiTheme="minorEastAsia" w:cs="Times New Roman"/>
          <w:szCs w:val="21"/>
        </w:rPr>
        <w:t>错误处理</w:t>
      </w:r>
    </w:p>
    <w:p w14:paraId="602206B3" w14:textId="77777777" w:rsidR="00C76C1C" w:rsidRPr="004531C9" w:rsidRDefault="00C76C1C" w:rsidP="004A6808">
      <w:pPr>
        <w:ind w:firstLineChars="200" w:firstLine="480"/>
        <w:rPr>
          <w:rFonts w:cs="Times New Roman"/>
          <w:szCs w:val="21"/>
        </w:rPr>
      </w:pPr>
      <w:r w:rsidRPr="004531C9">
        <w:rPr>
          <w:rFonts w:hAnsiTheme="minorEastAsia" w:cs="Times New Roman"/>
          <w:szCs w:val="21"/>
        </w:rPr>
        <w:t>是</w:t>
      </w:r>
      <w:r w:rsidRPr="004531C9">
        <w:rPr>
          <w:rFonts w:cs="Times New Roman"/>
          <w:szCs w:val="21"/>
        </w:rPr>
        <w:t>SAX</w:t>
      </w:r>
      <w:r w:rsidRPr="004531C9">
        <w:rPr>
          <w:rFonts w:hAnsiTheme="minorEastAsia" w:cs="Times New Roman"/>
          <w:szCs w:val="21"/>
        </w:rPr>
        <w:t>错误处理程序的基本接口。如果</w:t>
      </w:r>
      <w:r w:rsidRPr="004531C9">
        <w:rPr>
          <w:rFonts w:cs="Times New Roman"/>
          <w:szCs w:val="21"/>
        </w:rPr>
        <w:t>SAX</w:t>
      </w:r>
      <w:r w:rsidRPr="004531C9">
        <w:rPr>
          <w:rFonts w:hAnsiTheme="minorEastAsia" w:cs="Times New Roman"/>
          <w:szCs w:val="21"/>
        </w:rPr>
        <w:t>应用程序需要实现自定义的错</w:t>
      </w:r>
      <w:r w:rsidRPr="004531C9">
        <w:rPr>
          <w:rFonts w:hAnsiTheme="minorEastAsia" w:cs="Times New Roman"/>
          <w:szCs w:val="21"/>
        </w:rPr>
        <w:lastRenderedPageBreak/>
        <w:t>误处理，则它必须实现此接口，然后解析器将通过此接口报告所有的错误和警告。</w:t>
      </w:r>
    </w:p>
    <w:p w14:paraId="1467D9F8" w14:textId="77777777" w:rsidR="00C76C1C" w:rsidRPr="004531C9" w:rsidRDefault="00562CF5" w:rsidP="004A6808">
      <w:pPr>
        <w:ind w:firstLineChars="200" w:firstLine="480"/>
        <w:rPr>
          <w:rFonts w:cs="Times New Roman"/>
          <w:szCs w:val="21"/>
        </w:rPr>
      </w:pPr>
      <w:r w:rsidRPr="004531C9">
        <w:rPr>
          <w:rFonts w:hAnsiTheme="minorEastAsia" w:cs="Times New Roman"/>
          <w:szCs w:val="21"/>
        </w:rPr>
        <w:t>以上接口都通过</w:t>
      </w:r>
      <w:r w:rsidRPr="004531C9">
        <w:rPr>
          <w:rFonts w:cs="Times New Roman"/>
          <w:szCs w:val="21"/>
        </w:rPr>
        <w:t>DefaultHandler</w:t>
      </w:r>
      <w:r w:rsidRPr="004531C9">
        <w:rPr>
          <w:rFonts w:hAnsiTheme="minorEastAsia" w:cs="Times New Roman"/>
          <w:szCs w:val="21"/>
        </w:rPr>
        <w:t>类实现。该类是</w:t>
      </w:r>
      <w:r w:rsidRPr="004531C9">
        <w:rPr>
          <w:rFonts w:cs="Times New Roman"/>
          <w:szCs w:val="21"/>
        </w:rPr>
        <w:t>SAX2</w:t>
      </w:r>
      <w:r w:rsidRPr="004531C9">
        <w:rPr>
          <w:rFonts w:hAnsiTheme="minorEastAsia" w:cs="Times New Roman"/>
          <w:szCs w:val="21"/>
        </w:rPr>
        <w:t>事件处理程序的默认基类。</w:t>
      </w:r>
    </w:p>
    <w:p w14:paraId="6F21C9DF" w14:textId="088B0375" w:rsidR="00562CF5" w:rsidRPr="004531C9" w:rsidDel="0016743D" w:rsidRDefault="007B4ED5" w:rsidP="004A6808">
      <w:pPr>
        <w:ind w:firstLineChars="200" w:firstLine="480"/>
        <w:jc w:val="center"/>
        <w:rPr>
          <w:del w:id="100" w:author="suhang" w:date="2016-05-16T14:36:00Z"/>
          <w:rFonts w:cs="Times New Roman"/>
        </w:rPr>
      </w:pPr>
      <w:r w:rsidRPr="004531C9">
        <w:rPr>
          <w:rFonts w:cs="Times New Roman"/>
        </w:rPr>
        <w:object w:dxaOrig="10090" w:dyaOrig="2181" w14:anchorId="1F5311C7">
          <v:shape id="_x0000_i1027" type="#_x0000_t75" style="width:392.25pt;height:84pt" o:ole="">
            <v:imagedata r:id="rId12" o:title=""/>
          </v:shape>
          <o:OLEObject Type="Embed" ProgID="Visio.Drawing.11" ShapeID="_x0000_i1027" DrawAspect="Content" ObjectID="_1524916773" r:id="rId13"/>
        </w:object>
      </w:r>
    </w:p>
    <w:p w14:paraId="7E4A547D" w14:textId="77777777" w:rsidR="00054278" w:rsidRPr="004531C9" w:rsidRDefault="00054278" w:rsidP="004A6808">
      <w:pPr>
        <w:ind w:firstLineChars="200" w:firstLine="480"/>
        <w:jc w:val="center"/>
        <w:rPr>
          <w:rFonts w:cs="Times New Roman"/>
        </w:rPr>
      </w:pPr>
      <w:r w:rsidRPr="004531C9">
        <w:rPr>
          <w:rFonts w:cs="Times New Roman"/>
        </w:rPr>
        <w:t>图</w:t>
      </w:r>
      <w:r w:rsidRPr="004531C9">
        <w:rPr>
          <w:rFonts w:cs="Times New Roman"/>
        </w:rPr>
        <w:t>2-2 SAX2</w:t>
      </w:r>
      <w:r w:rsidRPr="004531C9">
        <w:rPr>
          <w:rFonts w:cs="Times New Roman"/>
        </w:rPr>
        <w:t>的事件处理器接口</w:t>
      </w:r>
    </w:p>
    <w:p w14:paraId="04982F95" w14:textId="77777777" w:rsidR="00231627" w:rsidRDefault="002C07C5" w:rsidP="004A6808">
      <w:pPr>
        <w:ind w:firstLineChars="200" w:firstLine="480"/>
        <w:rPr>
          <w:rFonts w:cs="Times New Roman"/>
        </w:rPr>
      </w:pPr>
      <w:r w:rsidRPr="004531C9">
        <w:rPr>
          <w:rFonts w:cs="Times New Roman"/>
        </w:rPr>
        <w:t>对于</w:t>
      </w:r>
      <w:r w:rsidRPr="004531C9">
        <w:rPr>
          <w:rFonts w:cs="Times New Roman"/>
        </w:rPr>
        <w:t>SAX2</w:t>
      </w:r>
      <w:r w:rsidRPr="004531C9">
        <w:rPr>
          <w:rFonts w:cs="Times New Roman"/>
        </w:rPr>
        <w:t>的解析器和处理器进行了简单的介绍。下面对于</w:t>
      </w:r>
      <w:r w:rsidRPr="004531C9">
        <w:rPr>
          <w:rFonts w:cs="Times New Roman"/>
        </w:rPr>
        <w:t>SAX2</w:t>
      </w:r>
      <w:r w:rsidRPr="004531C9">
        <w:rPr>
          <w:rFonts w:cs="Times New Roman"/>
        </w:rPr>
        <w:t>的事件处理机制进行简要说明。</w:t>
      </w:r>
    </w:p>
    <w:p w14:paraId="5D661775" w14:textId="77777777" w:rsidR="00E15E9F" w:rsidRPr="00E15E9F" w:rsidRDefault="00E15E9F" w:rsidP="00E15E9F">
      <w:pPr>
        <w:jc w:val="center"/>
        <w:rPr>
          <w:rFonts w:cs="Times New Roman"/>
        </w:rPr>
      </w:pPr>
      <w:r>
        <w:object w:dxaOrig="9012" w:dyaOrig="11799" w14:anchorId="50DDB82A">
          <v:shape id="_x0000_i1028" type="#_x0000_t75" style="width:371.25pt;height:484.5pt" o:ole="">
            <v:imagedata r:id="rId14" o:title=""/>
          </v:shape>
          <o:OLEObject Type="Embed" ProgID="Visio.Drawing.11" ShapeID="_x0000_i1028" DrawAspect="Content" ObjectID="_1524916774" r:id="rId15"/>
        </w:object>
      </w:r>
    </w:p>
    <w:p w14:paraId="309EC36A" w14:textId="77777777" w:rsidR="00F13B62" w:rsidRPr="004531C9" w:rsidRDefault="00F13B62" w:rsidP="00F13B62">
      <w:pPr>
        <w:jc w:val="center"/>
        <w:rPr>
          <w:rFonts w:cs="Times New Roman"/>
        </w:rPr>
      </w:pPr>
      <w:commentRangeStart w:id="101"/>
      <w:r w:rsidRPr="004531C9">
        <w:rPr>
          <w:rFonts w:cs="Times New Roman"/>
        </w:rPr>
        <w:t>图</w:t>
      </w:r>
      <w:r w:rsidRPr="004531C9">
        <w:rPr>
          <w:rFonts w:cs="Times New Roman"/>
        </w:rPr>
        <w:t>2-3 SAX2</w:t>
      </w:r>
      <w:r w:rsidRPr="004531C9">
        <w:rPr>
          <w:rFonts w:cs="Times New Roman"/>
        </w:rPr>
        <w:t>处理</w:t>
      </w:r>
      <w:r w:rsidRPr="004531C9">
        <w:rPr>
          <w:rFonts w:cs="Times New Roman"/>
        </w:rPr>
        <w:t>XML</w:t>
      </w:r>
      <w:r w:rsidRPr="004531C9">
        <w:rPr>
          <w:rFonts w:cs="Times New Roman"/>
        </w:rPr>
        <w:t>过程</w:t>
      </w:r>
      <w:commentRangeEnd w:id="101"/>
      <w:r w:rsidR="008D57F5">
        <w:rPr>
          <w:rStyle w:val="ad"/>
        </w:rPr>
        <w:commentReference w:id="101"/>
      </w:r>
    </w:p>
    <w:p w14:paraId="55BB802A" w14:textId="77777777" w:rsidR="001B63D2" w:rsidRPr="004531C9" w:rsidRDefault="005E438F" w:rsidP="004A6808">
      <w:pPr>
        <w:ind w:firstLineChars="200" w:firstLine="480"/>
        <w:rPr>
          <w:rFonts w:cs="Times New Roman"/>
        </w:rPr>
      </w:pPr>
      <w:r w:rsidRPr="004531C9">
        <w:rPr>
          <w:rFonts w:cs="Times New Roman"/>
        </w:rPr>
        <w:t>如图</w:t>
      </w:r>
      <w:r w:rsidRPr="004531C9">
        <w:rPr>
          <w:rFonts w:cs="Times New Roman"/>
        </w:rPr>
        <w:t>2-3(a)</w:t>
      </w:r>
      <w:r w:rsidRPr="004531C9">
        <w:rPr>
          <w:rFonts w:cs="Times New Roman"/>
        </w:rPr>
        <w:t>所示，</w:t>
      </w:r>
      <w:r w:rsidRPr="004531C9">
        <w:rPr>
          <w:rFonts w:cs="Times New Roman"/>
        </w:rPr>
        <w:t>SAX2</w:t>
      </w:r>
      <w:r w:rsidRPr="004531C9">
        <w:rPr>
          <w:rFonts w:cs="Times New Roman"/>
        </w:rPr>
        <w:t>解析器通过</w:t>
      </w:r>
      <w:r w:rsidRPr="004531C9">
        <w:rPr>
          <w:rFonts w:cs="Times New Roman"/>
        </w:rPr>
        <w:t>SAX2XMLReader</w:t>
      </w:r>
      <w:r w:rsidRPr="004531C9">
        <w:rPr>
          <w:rFonts w:cs="Times New Roman"/>
        </w:rPr>
        <w:t>读取</w:t>
      </w:r>
      <w:r w:rsidRPr="004531C9">
        <w:rPr>
          <w:rFonts w:cs="Times New Roman"/>
        </w:rPr>
        <w:t>XML</w:t>
      </w:r>
      <w:r w:rsidRPr="004531C9">
        <w:rPr>
          <w:rFonts w:cs="Times New Roman"/>
        </w:rPr>
        <w:t>文件，</w:t>
      </w:r>
      <w:r w:rsidR="001F613E">
        <w:rPr>
          <w:rFonts w:cs="Times New Roman" w:hint="eastAsia"/>
        </w:rPr>
        <w:t>调用</w:t>
      </w:r>
      <w:r w:rsidR="001F613E">
        <w:rPr>
          <w:rFonts w:cs="Times New Roman" w:hint="eastAsia"/>
        </w:rPr>
        <w:t>SAX2XMLReader</w:t>
      </w:r>
      <w:r w:rsidR="001F613E">
        <w:rPr>
          <w:rFonts w:cs="Times New Roman" w:hint="eastAsia"/>
        </w:rPr>
        <w:t>中的</w:t>
      </w:r>
      <w:r w:rsidR="001F613E">
        <w:rPr>
          <w:rFonts w:cs="Times New Roman"/>
        </w:rPr>
        <w:t>setContentH</w:t>
      </w:r>
      <w:r w:rsidR="001F613E">
        <w:rPr>
          <w:rFonts w:cs="Times New Roman" w:hint="eastAsia"/>
        </w:rPr>
        <w:t>an</w:t>
      </w:r>
      <w:r w:rsidR="001F613E" w:rsidRPr="001F613E">
        <w:rPr>
          <w:rFonts w:cs="Times New Roman"/>
        </w:rPr>
        <w:t>d</w:t>
      </w:r>
      <w:r w:rsidR="001F613E">
        <w:rPr>
          <w:rFonts w:cs="Times New Roman" w:hint="eastAsia"/>
        </w:rPr>
        <w:t>l</w:t>
      </w:r>
      <w:r w:rsidR="001F613E" w:rsidRPr="001F613E">
        <w:rPr>
          <w:rFonts w:cs="Times New Roman"/>
        </w:rPr>
        <w:t>er()</w:t>
      </w:r>
      <w:r w:rsidR="001F613E">
        <w:rPr>
          <w:rFonts w:cs="Times New Roman" w:hint="eastAsia"/>
        </w:rPr>
        <w:t>方法创建</w:t>
      </w:r>
      <w:r w:rsidR="001F613E" w:rsidRPr="001F613E">
        <w:rPr>
          <w:rFonts w:cs="Times New Roman" w:hint="eastAsia"/>
        </w:rPr>
        <w:t>一个</w:t>
      </w:r>
      <w:r w:rsidR="001F613E" w:rsidRPr="001F613E">
        <w:rPr>
          <w:rFonts w:cs="Times New Roman" w:hint="eastAsia"/>
        </w:rPr>
        <w:t>ContentHandler</w:t>
      </w:r>
      <w:r w:rsidR="001F613E">
        <w:rPr>
          <w:rFonts w:cs="Times New Roman" w:hint="eastAsia"/>
        </w:rPr>
        <w:t>()</w:t>
      </w:r>
      <w:r w:rsidR="001F613E" w:rsidRPr="001F613E">
        <w:rPr>
          <w:rFonts w:cs="Times New Roman" w:hint="eastAsia"/>
        </w:rPr>
        <w:t>实例</w:t>
      </w:r>
      <w:r w:rsidR="001F613E">
        <w:rPr>
          <w:rFonts w:cs="Times New Roman" w:hint="eastAsia"/>
        </w:rPr>
        <w:t>，同时</w:t>
      </w:r>
      <w:r w:rsidR="001F613E">
        <w:rPr>
          <w:rFonts w:cs="Times New Roman" w:hint="eastAsia"/>
        </w:rPr>
        <w:t>DefaultHandler()</w:t>
      </w:r>
      <w:r w:rsidR="001F613E">
        <w:rPr>
          <w:rFonts w:cs="Times New Roman" w:hint="eastAsia"/>
        </w:rPr>
        <w:t>类实现</w:t>
      </w:r>
      <w:r w:rsidR="001F613E" w:rsidRPr="001F613E">
        <w:rPr>
          <w:rFonts w:cs="Times New Roman" w:hint="eastAsia"/>
        </w:rPr>
        <w:t>ContentHandler</w:t>
      </w:r>
      <w:r w:rsidR="001F613E">
        <w:rPr>
          <w:rFonts w:cs="Times New Roman" w:hint="eastAsia"/>
        </w:rPr>
        <w:t>()</w:t>
      </w:r>
      <w:r w:rsidR="001F613E">
        <w:rPr>
          <w:rFonts w:cs="Times New Roman" w:hint="eastAsia"/>
        </w:rPr>
        <w:t>接口，触发</w:t>
      </w:r>
      <w:r w:rsidR="006E6475">
        <w:rPr>
          <w:rFonts w:cs="Times New Roman" w:hint="eastAsia"/>
        </w:rPr>
        <w:t>与文档相关的基本事件，调用</w:t>
      </w:r>
      <w:r w:rsidR="006E6475" w:rsidRPr="001F613E">
        <w:rPr>
          <w:rFonts w:cs="Times New Roman" w:hint="eastAsia"/>
        </w:rPr>
        <w:t>ContentHandler</w:t>
      </w:r>
      <w:r w:rsidR="006E6475">
        <w:rPr>
          <w:rFonts w:cs="Times New Roman" w:hint="eastAsia"/>
        </w:rPr>
        <w:t>()</w:t>
      </w:r>
      <w:r w:rsidR="006E6475">
        <w:rPr>
          <w:rFonts w:cs="Times New Roman" w:hint="eastAsia"/>
        </w:rPr>
        <w:t>内部的相应方法，处理完成后返回，继续对</w:t>
      </w:r>
      <w:r w:rsidR="006E6475">
        <w:rPr>
          <w:rFonts w:cs="Times New Roman" w:hint="eastAsia"/>
        </w:rPr>
        <w:t>XML</w:t>
      </w:r>
      <w:r w:rsidR="006E6475">
        <w:rPr>
          <w:rFonts w:cs="Times New Roman" w:hint="eastAsia"/>
        </w:rPr>
        <w:t>文档进行扫描。直至文档结束，触发</w:t>
      </w:r>
      <w:r w:rsidR="006E6475">
        <w:rPr>
          <w:rFonts w:cs="Times New Roman" w:hint="eastAsia"/>
        </w:rPr>
        <w:t>endDocument()</w:t>
      </w:r>
      <w:r w:rsidR="006E6475">
        <w:rPr>
          <w:rFonts w:cs="Times New Roman" w:hint="eastAsia"/>
        </w:rPr>
        <w:t>。</w:t>
      </w:r>
      <w:r w:rsidRPr="004531C9">
        <w:rPr>
          <w:rFonts w:cs="Times New Roman"/>
        </w:rPr>
        <w:t>扫描到</w:t>
      </w:r>
      <w:r w:rsidRPr="004531C9">
        <w:rPr>
          <w:rFonts w:cs="Times New Roman"/>
        </w:rPr>
        <w:t>XML</w:t>
      </w:r>
      <w:r w:rsidRPr="004531C9">
        <w:rPr>
          <w:rFonts w:cs="Times New Roman"/>
        </w:rPr>
        <w:t>文件的各个标签所对应触发的基本事件如</w:t>
      </w:r>
      <w:r w:rsidRPr="004531C9">
        <w:rPr>
          <w:rFonts w:cs="Times New Roman"/>
        </w:rPr>
        <w:t>2-3(b)</w:t>
      </w:r>
      <w:r w:rsidRPr="004531C9">
        <w:rPr>
          <w:rFonts w:cs="Times New Roman"/>
        </w:rPr>
        <w:t>所示。</w:t>
      </w:r>
    </w:p>
    <w:p w14:paraId="1530B01D" w14:textId="77777777" w:rsidR="00412EC6" w:rsidRDefault="00412EC6" w:rsidP="0045465A">
      <w:pPr>
        <w:pStyle w:val="3"/>
      </w:pPr>
      <w:bookmarkStart w:id="102" w:name="_Toc450930605"/>
      <w:r>
        <w:rPr>
          <w:rFonts w:hint="eastAsia"/>
        </w:rPr>
        <w:lastRenderedPageBreak/>
        <w:t>Xerces</w:t>
      </w:r>
      <w:r w:rsidR="007C58F9">
        <w:rPr>
          <w:rFonts w:hint="eastAsia"/>
        </w:rPr>
        <w:t>-C++</w:t>
      </w:r>
      <w:bookmarkEnd w:id="102"/>
    </w:p>
    <w:p w14:paraId="07E10EBF" w14:textId="77777777" w:rsidR="00DD2D5D" w:rsidRDefault="00DD2D5D" w:rsidP="004A6808">
      <w:pPr>
        <w:ind w:firstLineChars="200" w:firstLine="480"/>
        <w:rPr>
          <w:rFonts w:cs="Times New Roman"/>
        </w:rPr>
      </w:pPr>
      <w:r>
        <w:rPr>
          <w:rFonts w:hint="eastAsia"/>
        </w:rPr>
        <w:t>现在存在许多的开源</w:t>
      </w:r>
      <w:r>
        <w:rPr>
          <w:rFonts w:hint="eastAsia"/>
        </w:rPr>
        <w:t>XML</w:t>
      </w:r>
      <w:r>
        <w:rPr>
          <w:rFonts w:hint="eastAsia"/>
        </w:rPr>
        <w:t>文档解析器，他们各有特点，经过比较权衡，本课题决定采用</w:t>
      </w:r>
      <w:r>
        <w:rPr>
          <w:rFonts w:hint="eastAsia"/>
        </w:rPr>
        <w:t>Xerces-C++</w:t>
      </w:r>
      <w:r>
        <w:rPr>
          <w:rFonts w:hint="eastAsia"/>
        </w:rPr>
        <w:t>来进行</w:t>
      </w:r>
      <w:r>
        <w:rPr>
          <w:rFonts w:hint="eastAsia"/>
        </w:rPr>
        <w:t>XML</w:t>
      </w:r>
      <w:r>
        <w:rPr>
          <w:rFonts w:hint="eastAsia"/>
        </w:rPr>
        <w:t>文档的解析。</w:t>
      </w:r>
    </w:p>
    <w:p w14:paraId="5FFF706E" w14:textId="77777777" w:rsidR="003C4FB2" w:rsidRDefault="00BA1458" w:rsidP="004A6808">
      <w:pPr>
        <w:ind w:firstLineChars="200" w:firstLine="480"/>
        <w:rPr>
          <w:rFonts w:hAnsi="Arial" w:cs="Times New Roman"/>
          <w:color w:val="333333"/>
          <w:szCs w:val="21"/>
          <w:shd w:val="clear" w:color="auto" w:fill="FFFFFF"/>
        </w:rPr>
      </w:pPr>
      <w:r w:rsidRPr="00050238">
        <w:rPr>
          <w:rFonts w:cs="Times New Roman"/>
        </w:rPr>
        <w:t>Xerces</w:t>
      </w:r>
      <w:r w:rsidRPr="00050238">
        <w:rPr>
          <w:rFonts w:cs="Times New Roman"/>
        </w:rPr>
        <w:t>是由</w:t>
      </w:r>
      <w:r w:rsidRPr="00050238">
        <w:rPr>
          <w:rFonts w:cs="Times New Roman"/>
        </w:rPr>
        <w:t>Apache</w:t>
      </w:r>
      <w:r w:rsidRPr="00050238">
        <w:rPr>
          <w:rFonts w:cs="Times New Roman"/>
        </w:rPr>
        <w:t>组织所推动的一项</w:t>
      </w:r>
      <w:r w:rsidRPr="00050238">
        <w:rPr>
          <w:rFonts w:cs="Times New Roman"/>
        </w:rPr>
        <w:t>XML</w:t>
      </w:r>
      <w:r w:rsidRPr="00050238">
        <w:rPr>
          <w:rFonts w:cs="Times New Roman"/>
        </w:rPr>
        <w:t>文档解析开源项目</w:t>
      </w:r>
      <w:r w:rsidRPr="00050238">
        <w:rPr>
          <w:rFonts w:cs="Times New Roman"/>
        </w:rPr>
        <w:t>,</w:t>
      </w:r>
      <w:r w:rsidRPr="00050238">
        <w:rPr>
          <w:rFonts w:cs="Times New Roman"/>
        </w:rPr>
        <w:t>它目前有多种语言版本包括</w:t>
      </w:r>
      <w:r w:rsidRPr="00050238">
        <w:rPr>
          <w:rFonts w:cs="Times New Roman"/>
        </w:rPr>
        <w:t>JAVA</w:t>
      </w:r>
      <w:r w:rsidRPr="00050238">
        <w:rPr>
          <w:rFonts w:cs="Times New Roman"/>
        </w:rPr>
        <w:t>、</w:t>
      </w:r>
      <w:r w:rsidRPr="00050238">
        <w:rPr>
          <w:rFonts w:cs="Times New Roman"/>
        </w:rPr>
        <w:t>C++</w:t>
      </w:r>
      <w:r w:rsidRPr="00050238">
        <w:rPr>
          <w:rFonts w:cs="Times New Roman"/>
        </w:rPr>
        <w:t>、</w:t>
      </w:r>
      <w:r w:rsidRPr="00050238">
        <w:rPr>
          <w:rFonts w:cs="Times New Roman"/>
        </w:rPr>
        <w:t>PERL</w:t>
      </w:r>
      <w:r w:rsidRPr="00050238">
        <w:rPr>
          <w:rFonts w:cs="Times New Roman"/>
        </w:rPr>
        <w:t>、</w:t>
      </w:r>
      <w:r w:rsidRPr="00050238">
        <w:rPr>
          <w:rFonts w:cs="Times New Roman"/>
        </w:rPr>
        <w:t>COM</w:t>
      </w:r>
      <w:r w:rsidRPr="00050238">
        <w:rPr>
          <w:rFonts w:cs="Times New Roman"/>
        </w:rPr>
        <w:t>等。在本课题的中采用的是</w:t>
      </w:r>
      <w:r w:rsidRPr="00050238">
        <w:rPr>
          <w:rFonts w:cs="Times New Roman"/>
        </w:rPr>
        <w:t>c++</w:t>
      </w:r>
      <w:r w:rsidRPr="00050238">
        <w:rPr>
          <w:rFonts w:cs="Times New Roman"/>
        </w:rPr>
        <w:t>版本的</w:t>
      </w:r>
      <w:r w:rsidRPr="00050238">
        <w:rPr>
          <w:rFonts w:cs="Times New Roman"/>
        </w:rPr>
        <w:t>Xerces</w:t>
      </w:r>
      <w:r w:rsidR="00050238" w:rsidRPr="00050238">
        <w:rPr>
          <w:rFonts w:cs="Times New Roman"/>
        </w:rPr>
        <w:t>，即</w:t>
      </w:r>
      <w:r w:rsidR="00050238" w:rsidRPr="00050238">
        <w:rPr>
          <w:rFonts w:cs="Times New Roman"/>
          <w:color w:val="333333"/>
          <w:szCs w:val="21"/>
          <w:shd w:val="clear" w:color="auto" w:fill="FFFFFF"/>
        </w:rPr>
        <w:t>Xerces-C++</w:t>
      </w:r>
      <w:r w:rsidR="00050238" w:rsidRPr="00050238">
        <w:rPr>
          <w:rFonts w:hAnsi="Arial" w:cs="Times New Roman"/>
          <w:color w:val="333333"/>
          <w:szCs w:val="21"/>
          <w:shd w:val="clear" w:color="auto" w:fill="FFFFFF"/>
        </w:rPr>
        <w:t>。</w:t>
      </w:r>
    </w:p>
    <w:p w14:paraId="65890AE5" w14:textId="77777777" w:rsidR="00DD2D5D" w:rsidRDefault="007C58F9" w:rsidP="004A6808">
      <w:pPr>
        <w:ind w:firstLineChars="200" w:firstLine="480"/>
        <w:rPr>
          <w:rFonts w:cs="Times New Roman"/>
        </w:rPr>
      </w:pPr>
      <w:r w:rsidRPr="007C58F9">
        <w:rPr>
          <w:rFonts w:cs="Times New Roman" w:hint="eastAsia"/>
        </w:rPr>
        <w:t>Xerces-C</w:t>
      </w:r>
      <w:r>
        <w:rPr>
          <w:rFonts w:cs="Times New Roman" w:hint="eastAsia"/>
        </w:rPr>
        <w:t>++</w:t>
      </w:r>
      <w:r w:rsidRPr="007C58F9">
        <w:rPr>
          <w:rFonts w:cs="Times New Roman" w:hint="eastAsia"/>
        </w:rPr>
        <w:t>是用可移植的</w:t>
      </w:r>
      <w:r w:rsidRPr="007C58F9">
        <w:rPr>
          <w:rFonts w:cs="Times New Roman" w:hint="eastAsia"/>
        </w:rPr>
        <w:t>C++</w:t>
      </w:r>
      <w:r w:rsidRPr="007C58F9">
        <w:rPr>
          <w:rFonts w:cs="Times New Roman" w:hint="eastAsia"/>
        </w:rPr>
        <w:t>子集编写的</w:t>
      </w:r>
      <w:r w:rsidRPr="007C58F9">
        <w:rPr>
          <w:rFonts w:cs="Times New Roman" w:hint="eastAsia"/>
        </w:rPr>
        <w:t>XML</w:t>
      </w:r>
      <w:r w:rsidRPr="007C58F9">
        <w:rPr>
          <w:rFonts w:cs="Times New Roman" w:hint="eastAsia"/>
        </w:rPr>
        <w:t>分析器。允许对</w:t>
      </w:r>
      <w:r w:rsidRPr="007C58F9">
        <w:rPr>
          <w:rFonts w:cs="Times New Roman" w:hint="eastAsia"/>
        </w:rPr>
        <w:t>XML</w:t>
      </w:r>
      <w:r>
        <w:rPr>
          <w:rFonts w:cs="Times New Roman" w:hint="eastAsia"/>
        </w:rPr>
        <w:t>数据进行读写操作，</w:t>
      </w:r>
      <w:r w:rsidRPr="007C58F9">
        <w:rPr>
          <w:rFonts w:cs="Times New Roman" w:hint="eastAsia"/>
        </w:rPr>
        <w:t>能记录最近的</w:t>
      </w:r>
      <w:r w:rsidRPr="007C58F9">
        <w:rPr>
          <w:rFonts w:cs="Times New Roman" w:hint="eastAsia"/>
        </w:rPr>
        <w:t>DOM</w:t>
      </w:r>
      <w:r w:rsidRPr="007C58F9">
        <w:rPr>
          <w:rFonts w:cs="Times New Roman" w:hint="eastAsia"/>
        </w:rPr>
        <w:t>和</w:t>
      </w:r>
      <w:r w:rsidRPr="007C58F9">
        <w:rPr>
          <w:rFonts w:cs="Times New Roman" w:hint="eastAsia"/>
        </w:rPr>
        <w:t>SAX</w:t>
      </w:r>
      <w:r w:rsidRPr="007C58F9">
        <w:rPr>
          <w:rFonts w:cs="Times New Roman" w:hint="eastAsia"/>
        </w:rPr>
        <w:t>规范，可编程产生和验证</w:t>
      </w:r>
      <w:r w:rsidRPr="007C58F9">
        <w:rPr>
          <w:rFonts w:cs="Times New Roman" w:hint="eastAsia"/>
        </w:rPr>
        <w:t>XML</w:t>
      </w:r>
      <w:r>
        <w:rPr>
          <w:rFonts w:cs="Times New Roman" w:hint="eastAsia"/>
        </w:rPr>
        <w:t>。</w:t>
      </w:r>
    </w:p>
    <w:p w14:paraId="5573D259" w14:textId="77777777" w:rsidR="00DD2D5D" w:rsidRDefault="00DD2D5D" w:rsidP="004A6808">
      <w:pPr>
        <w:ind w:firstLineChars="200" w:firstLine="480"/>
      </w:pPr>
      <w:r>
        <w:rPr>
          <w:rFonts w:hint="eastAsia"/>
        </w:rPr>
        <w:t>Xerces-C++</w:t>
      </w:r>
      <w:r>
        <w:rPr>
          <w:rFonts w:hint="eastAsia"/>
        </w:rPr>
        <w:t>同时提供</w:t>
      </w:r>
      <w:r>
        <w:rPr>
          <w:rFonts w:hint="eastAsia"/>
        </w:rPr>
        <w:t>DOM</w:t>
      </w:r>
      <w:r>
        <w:rPr>
          <w:rFonts w:hint="eastAsia"/>
        </w:rPr>
        <w:t>解析和</w:t>
      </w:r>
      <w:r>
        <w:rPr>
          <w:rFonts w:hint="eastAsia"/>
        </w:rPr>
        <w:t>SAX</w:t>
      </w:r>
      <w:r>
        <w:rPr>
          <w:rFonts w:hint="eastAsia"/>
        </w:rPr>
        <w:t>解析两种解析方法，章节</w:t>
      </w:r>
      <w:r>
        <w:rPr>
          <w:rFonts w:hint="eastAsia"/>
        </w:rPr>
        <w:t>2.2.1</w:t>
      </w:r>
      <w:r>
        <w:rPr>
          <w:rFonts w:hint="eastAsia"/>
        </w:rPr>
        <w:t>节中也介绍了关于</w:t>
      </w:r>
      <w:r>
        <w:rPr>
          <w:rFonts w:hint="eastAsia"/>
        </w:rPr>
        <w:t>SAX</w:t>
      </w:r>
      <w:r w:rsidR="001A4F5B">
        <w:rPr>
          <w:rFonts w:hint="eastAsia"/>
        </w:rPr>
        <w:t>解析的特点，在本课题中</w:t>
      </w:r>
      <w:r>
        <w:rPr>
          <w:rFonts w:hint="eastAsia"/>
        </w:rPr>
        <w:t>利用</w:t>
      </w:r>
      <w:r>
        <w:rPr>
          <w:rFonts w:hint="eastAsia"/>
        </w:rPr>
        <w:t>Xerces-C++</w:t>
      </w:r>
      <w:r>
        <w:rPr>
          <w:rFonts w:hint="eastAsia"/>
        </w:rPr>
        <w:t>中提供的</w:t>
      </w:r>
      <w:r>
        <w:rPr>
          <w:rFonts w:hint="eastAsia"/>
        </w:rPr>
        <w:t>SAX2</w:t>
      </w:r>
      <w:r>
        <w:rPr>
          <w:rFonts w:hint="eastAsia"/>
        </w:rPr>
        <w:t>解析部分来将</w:t>
      </w:r>
      <w:r>
        <w:rPr>
          <w:rFonts w:hint="eastAsia"/>
        </w:rPr>
        <w:t>XML</w:t>
      </w:r>
      <w:r>
        <w:rPr>
          <w:rFonts w:hint="eastAsia"/>
        </w:rPr>
        <w:t>文档解析存储并生成</w:t>
      </w:r>
      <w:r>
        <w:rPr>
          <w:rFonts w:hint="eastAsia"/>
        </w:rPr>
        <w:t>XML DOM</w:t>
      </w:r>
      <w:r>
        <w:rPr>
          <w:rFonts w:hint="eastAsia"/>
        </w:rPr>
        <w:t>。</w:t>
      </w:r>
    </w:p>
    <w:p w14:paraId="57599465" w14:textId="77777777" w:rsidR="00DD2D5D" w:rsidRDefault="00DD2D5D" w:rsidP="004A6808">
      <w:pPr>
        <w:ind w:firstLineChars="200" w:firstLine="480"/>
      </w:pPr>
      <w:r>
        <w:rPr>
          <w:rFonts w:hint="eastAsia"/>
        </w:rPr>
        <w:t>由于</w:t>
      </w:r>
      <w:r w:rsidRPr="0021544B">
        <w:rPr>
          <w:rFonts w:hint="eastAsia"/>
        </w:rPr>
        <w:t>Xerces-C++</w:t>
      </w:r>
      <w:r w:rsidRPr="0021544B">
        <w:rPr>
          <w:rFonts w:hint="eastAsia"/>
        </w:rPr>
        <w:t>程序不依赖于所使用的</w:t>
      </w:r>
      <w:r w:rsidRPr="0021544B">
        <w:rPr>
          <w:rFonts w:hint="eastAsia"/>
        </w:rPr>
        <w:t>API</w:t>
      </w:r>
      <w:r>
        <w:rPr>
          <w:rFonts w:hint="eastAsia"/>
        </w:rPr>
        <w:t>，所以不管是进行何种解析都需要初始化</w:t>
      </w:r>
      <w:r>
        <w:rPr>
          <w:rFonts w:hint="eastAsia"/>
        </w:rPr>
        <w:t>Xerces</w:t>
      </w:r>
      <w:r>
        <w:rPr>
          <w:rFonts w:hint="eastAsia"/>
        </w:rPr>
        <w:t>系统，解析结束时也需要终止系统。在章节</w:t>
      </w:r>
      <w:r>
        <w:rPr>
          <w:rFonts w:hint="eastAsia"/>
        </w:rPr>
        <w:t>2.2.3</w:t>
      </w:r>
      <w:r>
        <w:rPr>
          <w:rFonts w:hint="eastAsia"/>
        </w:rPr>
        <w:t>节中介绍了</w:t>
      </w:r>
      <w:r>
        <w:rPr>
          <w:rFonts w:hint="eastAsia"/>
        </w:rPr>
        <w:t>SAX2</w:t>
      </w:r>
      <w:r>
        <w:rPr>
          <w:rFonts w:hint="eastAsia"/>
        </w:rPr>
        <w:t>处理机制中所必须的</w:t>
      </w:r>
      <w:r>
        <w:rPr>
          <w:rFonts w:hint="eastAsia"/>
        </w:rPr>
        <w:t>SAX2XMLReader()</w:t>
      </w:r>
      <w:r>
        <w:rPr>
          <w:rFonts w:hint="eastAsia"/>
        </w:rPr>
        <w:t>以及</w:t>
      </w:r>
      <w:r>
        <w:rPr>
          <w:rFonts w:hint="eastAsia"/>
        </w:rPr>
        <w:t>DefaultHandler()</w:t>
      </w:r>
      <w:r>
        <w:rPr>
          <w:rFonts w:hint="eastAsia"/>
        </w:rPr>
        <w:t>，在这里需要分别对它们进行实例化，解析过程则是通过</w:t>
      </w:r>
      <w:r>
        <w:rPr>
          <w:rFonts w:hint="eastAsia"/>
        </w:rPr>
        <w:t>ContentHandler</w:t>
      </w:r>
      <w:r>
        <w:rPr>
          <w:rFonts w:hint="eastAsia"/>
        </w:rPr>
        <w:t>接口去触发各个事件函数的过程。流程如图</w:t>
      </w:r>
      <w:r>
        <w:rPr>
          <w:rFonts w:hint="eastAsia"/>
        </w:rPr>
        <w:t>2-4</w:t>
      </w:r>
      <w:r>
        <w:rPr>
          <w:rFonts w:hint="eastAsia"/>
        </w:rPr>
        <w:t>所示。</w:t>
      </w:r>
    </w:p>
    <w:p w14:paraId="229ECE65" w14:textId="77777777" w:rsidR="00DD2D5D" w:rsidRDefault="00B71EB6" w:rsidP="004A6808">
      <w:pPr>
        <w:ind w:firstLineChars="200" w:firstLine="480"/>
        <w:jc w:val="center"/>
      </w:pPr>
      <w:r>
        <w:object w:dxaOrig="6886" w:dyaOrig="5441" w14:anchorId="64EEF7ED">
          <v:shape id="_x0000_i1029" type="#_x0000_t75" style="width:281.25pt;height:222pt" o:ole="">
            <v:imagedata r:id="rId16" o:title=""/>
          </v:shape>
          <o:OLEObject Type="Embed" ProgID="Visio.Drawing.11" ShapeID="_x0000_i1029" DrawAspect="Content" ObjectID="_1524916775" r:id="rId17"/>
        </w:object>
      </w:r>
    </w:p>
    <w:p w14:paraId="4160BB27" w14:textId="77777777" w:rsidR="00B71EB6" w:rsidRPr="00B71EB6" w:rsidRDefault="00B71EB6" w:rsidP="00B71EB6">
      <w:pPr>
        <w:jc w:val="center"/>
      </w:pPr>
      <w:r>
        <w:rPr>
          <w:rFonts w:hint="eastAsia"/>
        </w:rPr>
        <w:t>图</w:t>
      </w:r>
      <w:r w:rsidR="00D863AB">
        <w:rPr>
          <w:rFonts w:hint="eastAsia"/>
        </w:rPr>
        <w:t>2-4</w:t>
      </w:r>
      <w:r>
        <w:rPr>
          <w:rFonts w:hint="eastAsia"/>
        </w:rPr>
        <w:t xml:space="preserve"> Xerces-C++</w:t>
      </w:r>
      <w:r>
        <w:rPr>
          <w:rFonts w:hint="eastAsia"/>
        </w:rPr>
        <w:t>系统</w:t>
      </w:r>
      <w:r>
        <w:rPr>
          <w:rFonts w:hint="eastAsia"/>
        </w:rPr>
        <w:t>SAX2</w:t>
      </w:r>
      <w:r>
        <w:rPr>
          <w:rFonts w:hint="eastAsia"/>
        </w:rPr>
        <w:t>解析</w:t>
      </w:r>
      <w:r>
        <w:rPr>
          <w:rFonts w:hint="eastAsia"/>
        </w:rPr>
        <w:t>XML</w:t>
      </w:r>
      <w:r>
        <w:rPr>
          <w:rFonts w:hint="eastAsia"/>
        </w:rPr>
        <w:t>文档流程图</w:t>
      </w:r>
    </w:p>
    <w:p w14:paraId="36F8A56E" w14:textId="77777777" w:rsidR="00412EC6" w:rsidRDefault="00412EC6" w:rsidP="00795791">
      <w:pPr>
        <w:pStyle w:val="2"/>
      </w:pPr>
      <w:bookmarkStart w:id="103" w:name="_Toc450930606"/>
      <w:commentRangeStart w:id="104"/>
      <w:r>
        <w:rPr>
          <w:rFonts w:hint="eastAsia"/>
        </w:rPr>
        <w:lastRenderedPageBreak/>
        <w:t>数据流</w:t>
      </w:r>
      <w:bookmarkEnd w:id="103"/>
    </w:p>
    <w:p w14:paraId="7BEF33C4" w14:textId="77777777" w:rsidR="003C4FB2" w:rsidRPr="00B81DAD" w:rsidRDefault="002A7435" w:rsidP="004A6808">
      <w:pPr>
        <w:ind w:firstLineChars="200" w:firstLine="480"/>
        <w:rPr>
          <w:rFonts w:cs="Times New Roman"/>
          <w:szCs w:val="21"/>
          <w:shd w:val="clear" w:color="auto" w:fill="FFFFFF"/>
        </w:rPr>
      </w:pPr>
      <w:r w:rsidRPr="00B81DAD">
        <w:rPr>
          <w:rFonts w:cs="Times New Roman"/>
        </w:rPr>
        <w:t>数据流的</w:t>
      </w:r>
      <w:r w:rsidRPr="00B81DAD">
        <w:rPr>
          <w:rFonts w:hAnsi="Arial" w:cs="Times New Roman"/>
          <w:szCs w:val="21"/>
          <w:shd w:val="clear" w:color="auto" w:fill="FFFFFF"/>
        </w:rPr>
        <w:t>概念最初在</w:t>
      </w:r>
      <w:r w:rsidRPr="00B81DAD">
        <w:rPr>
          <w:rFonts w:cs="Times New Roman"/>
          <w:szCs w:val="21"/>
          <w:shd w:val="clear" w:color="auto" w:fill="FFFFFF"/>
        </w:rPr>
        <w:t>1998</w:t>
      </w:r>
      <w:r w:rsidRPr="00B81DAD">
        <w:rPr>
          <w:rFonts w:hAnsi="Arial" w:cs="Times New Roman"/>
          <w:szCs w:val="21"/>
          <w:shd w:val="clear" w:color="auto" w:fill="FFFFFF"/>
        </w:rPr>
        <w:t>年由</w:t>
      </w:r>
      <w:r w:rsidRPr="00B81DAD">
        <w:rPr>
          <w:rFonts w:cs="Times New Roman"/>
          <w:szCs w:val="21"/>
          <w:shd w:val="clear" w:color="auto" w:fill="FFFFFF"/>
        </w:rPr>
        <w:t>Henzinger</w:t>
      </w:r>
      <w:r w:rsidRPr="00B81DAD">
        <w:rPr>
          <w:rFonts w:hAnsi="Arial" w:cs="Times New Roman"/>
          <w:szCs w:val="21"/>
          <w:shd w:val="clear" w:color="auto" w:fill="FFFFFF"/>
        </w:rPr>
        <w:t>在文献</w:t>
      </w:r>
      <w:r w:rsidRPr="00B81DAD">
        <w:rPr>
          <w:rFonts w:cs="Times New Roman"/>
          <w:szCs w:val="21"/>
          <w:shd w:val="clear" w:color="auto" w:fill="FFFFFF"/>
        </w:rPr>
        <w:t>87</w:t>
      </w:r>
      <w:r w:rsidRPr="00B81DAD">
        <w:rPr>
          <w:rFonts w:hAnsi="Arial" w:cs="Times New Roman"/>
          <w:szCs w:val="21"/>
          <w:shd w:val="clear" w:color="auto" w:fill="FFFFFF"/>
        </w:rPr>
        <w:t>中提出，他将数据流定义为</w:t>
      </w:r>
      <w:r w:rsidR="002376D1" w:rsidRPr="00B81DAD">
        <w:rPr>
          <w:rFonts w:cs="Times New Roman" w:hint="eastAsia"/>
          <w:szCs w:val="21"/>
          <w:shd w:val="clear" w:color="auto" w:fill="FFFFFF"/>
        </w:rPr>
        <w:t>“</w:t>
      </w:r>
      <w:r w:rsidRPr="00B81DAD">
        <w:rPr>
          <w:rFonts w:hAnsi="Arial" w:cs="Times New Roman"/>
          <w:szCs w:val="21"/>
          <w:shd w:val="clear" w:color="auto" w:fill="FFFFFF"/>
        </w:rPr>
        <w:t>只能以事先规定好的顺序被读取一次的数据的一个序列</w:t>
      </w:r>
      <w:r w:rsidR="002376D1" w:rsidRPr="00B81DAD">
        <w:rPr>
          <w:rFonts w:cs="Times New Roman" w:hint="eastAsia"/>
          <w:szCs w:val="21"/>
          <w:shd w:val="clear" w:color="auto" w:fill="FFFFFF"/>
        </w:rPr>
        <w:t>”</w:t>
      </w:r>
      <w:r w:rsidRPr="00B81DAD">
        <w:rPr>
          <w:rFonts w:hAnsi="Arial" w:cs="Times New Roman"/>
          <w:szCs w:val="21"/>
          <w:shd w:val="clear" w:color="auto" w:fill="FFFFFF"/>
        </w:rPr>
        <w:t>。</w:t>
      </w:r>
    </w:p>
    <w:p w14:paraId="22A1D8FF" w14:textId="77777777" w:rsidR="000F1060" w:rsidRPr="00B81DAD" w:rsidRDefault="004334A5" w:rsidP="004A6808">
      <w:pPr>
        <w:ind w:firstLineChars="200" w:firstLine="480"/>
        <w:rPr>
          <w:rFonts w:cs="Times New Roman"/>
          <w:szCs w:val="21"/>
          <w:shd w:val="clear" w:color="auto" w:fill="FFFFFF"/>
        </w:rPr>
      </w:pPr>
      <w:r w:rsidRPr="00B81DAD">
        <w:rPr>
          <w:rFonts w:hAnsi="Arial" w:cs="Times New Roman"/>
          <w:szCs w:val="21"/>
          <w:shd w:val="clear" w:color="auto" w:fill="FFFFFF"/>
        </w:rPr>
        <w:t>数据流主要有以下几个特征：</w:t>
      </w:r>
    </w:p>
    <w:p w14:paraId="360E6C9A" w14:textId="77777777" w:rsidR="004334A5" w:rsidRPr="00B81DAD" w:rsidRDefault="004334A5" w:rsidP="000F1060">
      <w:pPr>
        <w:pStyle w:val="a3"/>
        <w:numPr>
          <w:ilvl w:val="1"/>
          <w:numId w:val="11"/>
        </w:numPr>
        <w:ind w:firstLineChars="0"/>
        <w:rPr>
          <w:rFonts w:cs="Times New Roman"/>
          <w:szCs w:val="21"/>
          <w:shd w:val="clear" w:color="auto" w:fill="FFFFFF"/>
        </w:rPr>
      </w:pPr>
      <w:r w:rsidRPr="00B81DAD">
        <w:rPr>
          <w:rFonts w:cs="Times New Roman"/>
        </w:rPr>
        <w:t>数据的到达</w:t>
      </w:r>
      <w:r w:rsidRPr="00B81DAD">
        <w:rPr>
          <w:rFonts w:cs="Times New Roman"/>
        </w:rPr>
        <w:t>—</w:t>
      </w:r>
      <w:r w:rsidRPr="00B81DAD">
        <w:rPr>
          <w:rFonts w:cs="Times New Roman"/>
        </w:rPr>
        <w:t>快速</w:t>
      </w:r>
    </w:p>
    <w:p w14:paraId="62693219" w14:textId="77777777" w:rsidR="000F1060" w:rsidRPr="00B81DAD" w:rsidRDefault="004334A5" w:rsidP="004A6808">
      <w:pPr>
        <w:ind w:firstLineChars="200" w:firstLine="480"/>
        <w:rPr>
          <w:rFonts w:cs="Times New Roman"/>
        </w:rPr>
      </w:pPr>
      <w:r w:rsidRPr="00B81DAD">
        <w:rPr>
          <w:rFonts w:cs="Times New Roman"/>
        </w:rPr>
        <w:t>短时间内处理大量数据。</w:t>
      </w:r>
    </w:p>
    <w:p w14:paraId="78B3E755" w14:textId="77777777" w:rsidR="004334A5" w:rsidRPr="00B81DAD" w:rsidRDefault="004334A5" w:rsidP="000F1060">
      <w:pPr>
        <w:pStyle w:val="a3"/>
        <w:numPr>
          <w:ilvl w:val="0"/>
          <w:numId w:val="13"/>
        </w:numPr>
        <w:ind w:firstLineChars="0"/>
        <w:rPr>
          <w:rFonts w:cs="Times New Roman"/>
        </w:rPr>
      </w:pPr>
      <w:r w:rsidRPr="00B81DAD">
        <w:rPr>
          <w:rFonts w:cs="Times New Roman"/>
        </w:rPr>
        <w:t>数据的范围</w:t>
      </w:r>
      <w:r w:rsidRPr="00B81DAD">
        <w:rPr>
          <w:rFonts w:cs="Times New Roman"/>
        </w:rPr>
        <w:t>—</w:t>
      </w:r>
      <w:r w:rsidRPr="00B81DAD">
        <w:rPr>
          <w:rFonts w:cs="Times New Roman"/>
        </w:rPr>
        <w:t>广域</w:t>
      </w:r>
    </w:p>
    <w:p w14:paraId="28BEAA8E" w14:textId="77777777" w:rsidR="000F1060" w:rsidRPr="00B81DAD" w:rsidRDefault="004334A5" w:rsidP="004A6808">
      <w:pPr>
        <w:ind w:firstLineChars="200" w:firstLine="480"/>
        <w:rPr>
          <w:rFonts w:cs="Times New Roman"/>
        </w:rPr>
      </w:pPr>
      <w:r w:rsidRPr="00B81DAD">
        <w:rPr>
          <w:rFonts w:cs="Times New Roman"/>
        </w:rPr>
        <w:t>数据属性</w:t>
      </w:r>
      <w:r w:rsidR="00B81DAD" w:rsidRPr="00B81DAD">
        <w:rPr>
          <w:rFonts w:cs="Times New Roman"/>
        </w:rPr>
        <w:t>的取值范围大</w:t>
      </w:r>
      <w:r w:rsidRPr="00B81DAD">
        <w:rPr>
          <w:rFonts w:cs="Times New Roman"/>
        </w:rPr>
        <w:t>。</w:t>
      </w:r>
    </w:p>
    <w:p w14:paraId="35A1DB09" w14:textId="77777777" w:rsidR="004334A5" w:rsidRPr="00B81DAD" w:rsidRDefault="004334A5" w:rsidP="000F1060">
      <w:pPr>
        <w:pStyle w:val="a3"/>
        <w:numPr>
          <w:ilvl w:val="0"/>
          <w:numId w:val="14"/>
        </w:numPr>
        <w:ind w:firstLineChars="0"/>
        <w:rPr>
          <w:rFonts w:cs="Times New Roman"/>
        </w:rPr>
      </w:pPr>
      <w:r w:rsidRPr="00B81DAD">
        <w:rPr>
          <w:rFonts w:cs="Times New Roman"/>
        </w:rPr>
        <w:t>数据到达的时间</w:t>
      </w:r>
      <w:r w:rsidRPr="00B81DAD">
        <w:rPr>
          <w:rFonts w:cs="Times New Roman"/>
        </w:rPr>
        <w:t>—</w:t>
      </w:r>
      <w:r w:rsidRPr="00B81DAD">
        <w:rPr>
          <w:rFonts w:cs="Times New Roman"/>
        </w:rPr>
        <w:t>持续</w:t>
      </w:r>
    </w:p>
    <w:p w14:paraId="1D5CACC2" w14:textId="77777777" w:rsidR="004334A5" w:rsidRPr="00B81DAD" w:rsidRDefault="004334A5" w:rsidP="004A6808">
      <w:pPr>
        <w:ind w:firstLineChars="200" w:firstLine="480"/>
        <w:rPr>
          <w:rFonts w:cs="Times New Roman"/>
        </w:rPr>
      </w:pPr>
      <w:r w:rsidRPr="00B81DAD">
        <w:rPr>
          <w:rFonts w:hAnsi="Arial" w:cs="Times New Roman"/>
          <w:szCs w:val="21"/>
          <w:shd w:val="clear" w:color="auto" w:fill="FFFFFF"/>
        </w:rPr>
        <w:t>意味着数据量可能是无限大的。</w:t>
      </w:r>
      <w:commentRangeEnd w:id="104"/>
      <w:r w:rsidR="008D57F5">
        <w:rPr>
          <w:rStyle w:val="ad"/>
        </w:rPr>
        <w:commentReference w:id="104"/>
      </w:r>
    </w:p>
    <w:p w14:paraId="075C42B5" w14:textId="77777777" w:rsidR="00412EC6" w:rsidRDefault="00412EC6" w:rsidP="00795791">
      <w:pPr>
        <w:pStyle w:val="2"/>
      </w:pPr>
      <w:bookmarkStart w:id="105" w:name="_Toc450930607"/>
      <w:r>
        <w:rPr>
          <w:rFonts w:hint="eastAsia"/>
        </w:rPr>
        <w:t>Xpath</w:t>
      </w:r>
      <w:bookmarkEnd w:id="105"/>
    </w:p>
    <w:p w14:paraId="7977BE04" w14:textId="77777777" w:rsidR="00412EC6" w:rsidRDefault="00A412B0" w:rsidP="0045465A">
      <w:pPr>
        <w:pStyle w:val="3"/>
      </w:pPr>
      <w:bookmarkStart w:id="106" w:name="_Toc450930608"/>
      <w:r>
        <w:rPr>
          <w:rFonts w:hint="eastAsia"/>
        </w:rPr>
        <w:t>Xpath</w:t>
      </w:r>
      <w:r w:rsidR="00412EC6">
        <w:rPr>
          <w:rFonts w:hint="eastAsia"/>
        </w:rPr>
        <w:t>简介</w:t>
      </w:r>
      <w:bookmarkEnd w:id="106"/>
    </w:p>
    <w:p w14:paraId="01C19C5D" w14:textId="77777777" w:rsidR="003C4FB2" w:rsidRPr="004C47AB" w:rsidRDefault="00A93F2C" w:rsidP="004A6808">
      <w:pPr>
        <w:ind w:firstLineChars="200" w:firstLine="480"/>
        <w:rPr>
          <w:rFonts w:cs="Times New Roman"/>
        </w:rPr>
      </w:pPr>
      <w:r w:rsidRPr="004C47AB">
        <w:rPr>
          <w:rFonts w:cs="Times New Roman"/>
        </w:rPr>
        <w:t>XPath</w:t>
      </w:r>
      <w:r w:rsidRPr="004C47AB">
        <w:rPr>
          <w:rFonts w:cs="Times New Roman"/>
        </w:rPr>
        <w:t>即为</w:t>
      </w:r>
      <w:r w:rsidRPr="004C47AB">
        <w:rPr>
          <w:rFonts w:cs="Times New Roman"/>
        </w:rPr>
        <w:t>XML</w:t>
      </w:r>
      <w:r w:rsidRPr="004C47AB">
        <w:rPr>
          <w:rFonts w:cs="Times New Roman"/>
        </w:rPr>
        <w:t>路径语言</w:t>
      </w:r>
      <w:r w:rsidRPr="004C47AB">
        <w:rPr>
          <w:rFonts w:cs="Times New Roman"/>
        </w:rPr>
        <w:t>(X</w:t>
      </w:r>
      <w:del w:id="107" w:author="suhang" w:date="2016-05-15T16:30:00Z">
        <w:r w:rsidRPr="004C47AB" w:rsidDel="008D57F5">
          <w:rPr>
            <w:rFonts w:cs="Times New Roman" w:hint="eastAsia"/>
          </w:rPr>
          <w:delText>ml</w:delText>
        </w:r>
      </w:del>
      <w:ins w:id="108" w:author="suhang" w:date="2016-05-15T16:30:00Z">
        <w:r w:rsidR="008D57F5">
          <w:rPr>
            <w:rFonts w:cs="Times New Roman" w:hint="eastAsia"/>
          </w:rPr>
          <w:t>ML</w:t>
        </w:r>
      </w:ins>
      <w:r w:rsidRPr="004C47AB">
        <w:rPr>
          <w:rFonts w:cs="Times New Roman"/>
        </w:rPr>
        <w:t xml:space="preserve"> Path Language)</w:t>
      </w:r>
      <w:r w:rsidRPr="004C47AB">
        <w:rPr>
          <w:rFonts w:cs="Times New Roman"/>
        </w:rPr>
        <w:t>，它被用来</w:t>
      </w:r>
      <w:r w:rsidR="000B5B16" w:rsidRPr="004C47AB">
        <w:rPr>
          <w:rFonts w:cs="Times New Roman"/>
        </w:rPr>
        <w:t>在</w:t>
      </w:r>
      <w:r w:rsidR="000B5B16" w:rsidRPr="004C47AB">
        <w:rPr>
          <w:rFonts w:cs="Times New Roman"/>
        </w:rPr>
        <w:t xml:space="preserve"> XML </w:t>
      </w:r>
      <w:r w:rsidR="000B5B16" w:rsidRPr="004C47AB">
        <w:rPr>
          <w:rFonts w:cs="Times New Roman"/>
        </w:rPr>
        <w:t>文档中查找信息</w:t>
      </w:r>
      <w:r w:rsidRPr="004C47AB">
        <w:rPr>
          <w:rFonts w:cs="Times New Roman"/>
        </w:rPr>
        <w:t>。</w:t>
      </w:r>
    </w:p>
    <w:p w14:paraId="7B984777" w14:textId="77777777" w:rsidR="004C47AB" w:rsidRPr="004C47AB" w:rsidRDefault="004C47AB" w:rsidP="004A6808">
      <w:pPr>
        <w:ind w:firstLineChars="200" w:firstLine="480"/>
        <w:rPr>
          <w:rFonts w:cs="Times New Roman"/>
        </w:rPr>
      </w:pPr>
      <w:del w:id="109" w:author="suhang" w:date="2016-05-15T16:30:00Z">
        <w:r w:rsidRPr="004C47AB" w:rsidDel="008D57F5">
          <w:rPr>
            <w:rFonts w:cs="Times New Roman" w:hint="eastAsia"/>
          </w:rPr>
          <w:delText>Xp</w:delText>
        </w:r>
      </w:del>
      <w:ins w:id="110" w:author="suhang" w:date="2016-05-15T16:30:00Z">
        <w:r w:rsidR="008D57F5">
          <w:rPr>
            <w:rFonts w:cs="Times New Roman" w:hint="eastAsia"/>
          </w:rPr>
          <w:t>P</w:t>
        </w:r>
      </w:ins>
      <w:r w:rsidRPr="004C47AB">
        <w:rPr>
          <w:rFonts w:cs="Times New Roman"/>
        </w:rPr>
        <w:t>ath</w:t>
      </w:r>
      <w:r w:rsidRPr="004C47AB">
        <w:rPr>
          <w:rFonts w:cs="Times New Roman"/>
        </w:rPr>
        <w:t>有以下特点：</w:t>
      </w:r>
    </w:p>
    <w:p w14:paraId="1BFA9C77" w14:textId="77777777" w:rsidR="004C47AB" w:rsidRPr="004C47AB" w:rsidRDefault="004C47AB" w:rsidP="004C47AB">
      <w:pPr>
        <w:pStyle w:val="a3"/>
        <w:numPr>
          <w:ilvl w:val="1"/>
          <w:numId w:val="11"/>
        </w:numPr>
        <w:ind w:firstLineChars="0"/>
        <w:rPr>
          <w:rFonts w:cs="Times New Roman"/>
          <w:szCs w:val="21"/>
          <w:shd w:val="clear" w:color="auto" w:fill="FFFFFF"/>
        </w:rPr>
      </w:pPr>
      <w:r w:rsidRPr="004C47AB">
        <w:rPr>
          <w:rFonts w:cs="Times New Roman"/>
          <w:szCs w:val="21"/>
          <w:shd w:val="clear" w:color="auto" w:fill="FFFFFF"/>
        </w:rPr>
        <w:t xml:space="preserve">XPath </w:t>
      </w:r>
      <w:r w:rsidRPr="004C47AB">
        <w:rPr>
          <w:rFonts w:hAnsiTheme="minorEastAsia" w:cs="Times New Roman"/>
          <w:szCs w:val="21"/>
          <w:shd w:val="clear" w:color="auto" w:fill="FFFFFF"/>
        </w:rPr>
        <w:t>是一个</w:t>
      </w:r>
      <w:r w:rsidRPr="004C47AB">
        <w:rPr>
          <w:rFonts w:cs="Times New Roman"/>
          <w:szCs w:val="21"/>
          <w:shd w:val="clear" w:color="auto" w:fill="FFFFFF"/>
        </w:rPr>
        <w:t xml:space="preserve"> W3C </w:t>
      </w:r>
      <w:r w:rsidRPr="004C47AB">
        <w:rPr>
          <w:rFonts w:hAnsiTheme="minorEastAsia" w:cs="Times New Roman"/>
          <w:szCs w:val="21"/>
          <w:shd w:val="clear" w:color="auto" w:fill="FFFFFF"/>
        </w:rPr>
        <w:t>标准</w:t>
      </w:r>
      <w:r w:rsidRPr="004C47AB">
        <w:rPr>
          <w:rFonts w:hAnsiTheme="minorEastAsia" w:cs="Times New Roman" w:hint="eastAsia"/>
          <w:szCs w:val="21"/>
          <w:shd w:val="clear" w:color="auto" w:fill="FFFFFF"/>
        </w:rPr>
        <w:t>；</w:t>
      </w:r>
    </w:p>
    <w:p w14:paraId="785151ED" w14:textId="77777777" w:rsidR="004C47AB" w:rsidRPr="004C47AB" w:rsidRDefault="004C47AB" w:rsidP="004C47AB">
      <w:pPr>
        <w:pStyle w:val="a3"/>
        <w:numPr>
          <w:ilvl w:val="0"/>
          <w:numId w:val="13"/>
        </w:numPr>
        <w:ind w:firstLineChars="0"/>
        <w:rPr>
          <w:rFonts w:cs="Times New Roman"/>
          <w:szCs w:val="21"/>
          <w:shd w:val="clear" w:color="auto" w:fill="FFFFFF"/>
        </w:rPr>
      </w:pPr>
      <w:r w:rsidRPr="004C47AB">
        <w:rPr>
          <w:rFonts w:cs="Times New Roman"/>
          <w:szCs w:val="21"/>
          <w:shd w:val="clear" w:color="auto" w:fill="FFFFFF"/>
        </w:rPr>
        <w:t xml:space="preserve">XPath </w:t>
      </w:r>
      <w:r w:rsidRPr="004C47AB">
        <w:rPr>
          <w:rFonts w:hAnsiTheme="minorEastAsia" w:cs="Times New Roman"/>
          <w:szCs w:val="21"/>
          <w:shd w:val="clear" w:color="auto" w:fill="FFFFFF"/>
        </w:rPr>
        <w:t>包含一个标准函数库</w:t>
      </w:r>
      <w:r w:rsidRPr="004C47AB">
        <w:rPr>
          <w:rFonts w:hAnsiTheme="minorEastAsia" w:cs="Times New Roman" w:hint="eastAsia"/>
          <w:szCs w:val="21"/>
          <w:shd w:val="clear" w:color="auto" w:fill="FFFFFF"/>
        </w:rPr>
        <w:t>；</w:t>
      </w:r>
    </w:p>
    <w:p w14:paraId="62C0E2FD" w14:textId="77777777" w:rsidR="004C47AB" w:rsidRPr="004C47AB" w:rsidRDefault="004C47AB" w:rsidP="004C47AB">
      <w:pPr>
        <w:pStyle w:val="a3"/>
        <w:numPr>
          <w:ilvl w:val="0"/>
          <w:numId w:val="14"/>
        </w:numPr>
        <w:ind w:firstLineChars="0"/>
        <w:rPr>
          <w:rFonts w:cs="Times New Roman"/>
        </w:rPr>
      </w:pPr>
      <w:r w:rsidRPr="004C47AB">
        <w:rPr>
          <w:rFonts w:cs="Times New Roman"/>
        </w:rPr>
        <w:t xml:space="preserve">XPath </w:t>
      </w:r>
      <w:r w:rsidRPr="004C47AB">
        <w:rPr>
          <w:rFonts w:cs="Times New Roman"/>
        </w:rPr>
        <w:t>使用路径表达式在</w:t>
      </w:r>
      <w:r w:rsidRPr="004C47AB">
        <w:rPr>
          <w:rFonts w:cs="Times New Roman"/>
        </w:rPr>
        <w:t xml:space="preserve"> XM</w:t>
      </w:r>
      <w:r w:rsidRPr="004C47AB">
        <w:rPr>
          <w:rFonts w:cs="Times New Roman" w:hint="eastAsia"/>
        </w:rPr>
        <w:t>L</w:t>
      </w:r>
      <w:r w:rsidRPr="004C47AB">
        <w:rPr>
          <w:rFonts w:cs="Times New Roman"/>
        </w:rPr>
        <w:t>文档中进行导航</w:t>
      </w:r>
      <w:r w:rsidRPr="004C47AB">
        <w:rPr>
          <w:rFonts w:cs="Times New Roman" w:hint="eastAsia"/>
        </w:rPr>
        <w:t>。</w:t>
      </w:r>
    </w:p>
    <w:p w14:paraId="1CD0E159" w14:textId="77777777" w:rsidR="00412EC6" w:rsidRDefault="00A412B0" w:rsidP="0045465A">
      <w:pPr>
        <w:pStyle w:val="3"/>
      </w:pPr>
      <w:bookmarkStart w:id="111" w:name="_Toc450930609"/>
      <w:r>
        <w:rPr>
          <w:rFonts w:hint="eastAsia"/>
        </w:rPr>
        <w:lastRenderedPageBreak/>
        <w:t>Xpath</w:t>
      </w:r>
      <w:r w:rsidR="00412EC6">
        <w:rPr>
          <w:rFonts w:hint="eastAsia"/>
        </w:rPr>
        <w:t>节点</w:t>
      </w:r>
      <w:bookmarkEnd w:id="111"/>
    </w:p>
    <w:commentRangeStart w:id="112"/>
    <w:p w14:paraId="1461DA38" w14:textId="1105B049" w:rsidR="003C4FB2" w:rsidRDefault="00443433" w:rsidP="0017521B">
      <w:pPr>
        <w:jc w:val="center"/>
      </w:pPr>
      <w:r>
        <w:pict w14:anchorId="2001300D">
          <v:shapetype id="_x0000_t202" coordsize="21600,21600" o:spt="202" path="m,l,21600r21600,l21600,xe">
            <v:stroke joinstyle="miter"/>
            <v:path gradientshapeok="t" o:connecttype="rect"/>
          </v:shapetype>
          <v:shape id="_x0000_s1056" type="#_x0000_t202" style="width:314.35pt;height:289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fillcolor="white [3201]" strokecolor="black [3200]" strokeweight="1pt">
            <v:stroke dashstyle="dash"/>
            <v:shadow color="#868686"/>
            <v:textbox style="mso-next-textbox:#_x0000_s1056;mso-fit-shape-to-text:t">
              <w:txbxContent>
                <w:p w14:paraId="1648DA45" w14:textId="77777777" w:rsidR="0016743D" w:rsidRPr="001C17E3" w:rsidRDefault="0016743D" w:rsidP="00E86A54">
                  <w:pPr>
                    <w:widowControl/>
                    <w:ind w:firstLine="480"/>
                    <w:jc w:val="left"/>
                    <w:rPr>
                      <w:rFonts w:eastAsia="宋体" w:cs="Times New Roman"/>
                      <w:color w:val="000000"/>
                      <w:kern w:val="0"/>
                      <w:szCs w:val="24"/>
                    </w:rPr>
                  </w:pPr>
                  <w:r w:rsidRPr="001C17E3">
                    <w:rPr>
                      <w:rFonts w:eastAsia="宋体" w:cs="Times New Roman" w:hint="eastAsia"/>
                      <w:color w:val="000000"/>
                      <w:kern w:val="0"/>
                      <w:szCs w:val="24"/>
                    </w:rPr>
                    <w:t>1</w:t>
                  </w:r>
                  <w:r>
                    <w:rPr>
                      <w:rFonts w:eastAsia="宋体" w:cs="Times New Roman" w:hint="eastAsia"/>
                      <w:color w:val="000000"/>
                      <w:kern w:val="0"/>
                      <w:szCs w:val="24"/>
                    </w:rPr>
                    <w:t xml:space="preserve"> </w:t>
                  </w:r>
                  <w:r w:rsidRPr="001C17E3">
                    <w:rPr>
                      <w:rFonts w:eastAsia="宋体" w:cs="Times New Roman" w:hint="eastAsia"/>
                      <w:color w:val="000000"/>
                      <w:kern w:val="0"/>
                      <w:szCs w:val="24"/>
                    </w:rPr>
                    <w:t>-</w:t>
                  </w:r>
                  <w:r>
                    <w:rPr>
                      <w:rFonts w:eastAsia="宋体" w:cs="Times New Roman"/>
                      <w:color w:val="000000"/>
                      <w:kern w:val="0"/>
                      <w:szCs w:val="24"/>
                    </w:rPr>
                    <w:t xml:space="preserve"> </w:t>
                  </w:r>
                  <w:r w:rsidRPr="001C17E3">
                    <w:rPr>
                      <w:rFonts w:eastAsia="宋体" w:cs="Times New Roman"/>
                      <w:color w:val="000000"/>
                      <w:kern w:val="0"/>
                      <w:szCs w:val="24"/>
                    </w:rPr>
                    <w:t>&lt;!--  W3School.com.cn bookstore example  --&gt;</w:t>
                  </w:r>
                </w:p>
                <w:p w14:paraId="03EA344E" w14:textId="77777777" w:rsidR="0016743D" w:rsidRPr="0017521B" w:rsidRDefault="0016743D" w:rsidP="00E86A54">
                  <w:pPr>
                    <w:widowControl/>
                    <w:ind w:firstLine="480"/>
                    <w:jc w:val="left"/>
                    <w:rPr>
                      <w:rFonts w:eastAsia="宋体" w:cs="Times New Roman"/>
                      <w:color w:val="000000"/>
                      <w:kern w:val="0"/>
                      <w:szCs w:val="24"/>
                    </w:rPr>
                  </w:pPr>
                  <w:r>
                    <w:rPr>
                      <w:rFonts w:eastAsia="宋体" w:cs="Times New Roman" w:hint="eastAsia"/>
                      <w:color w:val="000000"/>
                      <w:kern w:val="0"/>
                      <w:szCs w:val="24"/>
                    </w:rPr>
                    <w:t xml:space="preserve">2 - </w:t>
                  </w:r>
                  <w:r w:rsidRPr="0017521B">
                    <w:rPr>
                      <w:rFonts w:eastAsia="宋体" w:cs="Times New Roman"/>
                      <w:color w:val="000000"/>
                      <w:kern w:val="0"/>
                      <w:szCs w:val="24"/>
                    </w:rPr>
                    <w:t>&lt;bookstore&gt;</w:t>
                  </w:r>
                </w:p>
                <w:p w14:paraId="4AE54065" w14:textId="581051DB" w:rsidR="0016743D" w:rsidRPr="0017521B" w:rsidRDefault="0016743D" w:rsidP="00E86A54">
                  <w:pPr>
                    <w:widowControl/>
                    <w:ind w:firstLine="480"/>
                    <w:jc w:val="left"/>
                    <w:rPr>
                      <w:rFonts w:eastAsia="宋体" w:cs="Times New Roman"/>
                      <w:color w:val="000000"/>
                      <w:kern w:val="0"/>
                      <w:szCs w:val="24"/>
                    </w:rPr>
                  </w:pPr>
                  <w:r>
                    <w:rPr>
                      <w:rFonts w:eastAsia="宋体" w:cs="Times New Roman" w:hint="eastAsia"/>
                      <w:color w:val="000000"/>
                      <w:kern w:val="0"/>
                      <w:szCs w:val="24"/>
                    </w:rPr>
                    <w:t xml:space="preserve">3 - </w:t>
                  </w:r>
                  <w:ins w:id="113" w:author="suhang" w:date="2016-05-16T14:40:00Z">
                    <w:r>
                      <w:rPr>
                        <w:rFonts w:eastAsia="宋体" w:cs="Times New Roman"/>
                        <w:color w:val="000000"/>
                        <w:kern w:val="0"/>
                        <w:szCs w:val="24"/>
                      </w:rPr>
                      <w:tab/>
                    </w:r>
                  </w:ins>
                  <w:r w:rsidRPr="0017521B">
                    <w:rPr>
                      <w:rFonts w:eastAsia="宋体" w:cs="Times New Roman"/>
                      <w:color w:val="000000"/>
                      <w:kern w:val="0"/>
                      <w:szCs w:val="24"/>
                    </w:rPr>
                    <w:t>&lt;book category="children"&gt;</w:t>
                  </w:r>
                </w:p>
                <w:p w14:paraId="57E43509" w14:textId="620DCE96" w:rsidR="0016743D" w:rsidRPr="0017521B" w:rsidRDefault="0016743D" w:rsidP="00E86A54">
                  <w:pPr>
                    <w:widowControl/>
                    <w:ind w:firstLine="480"/>
                    <w:jc w:val="left"/>
                    <w:rPr>
                      <w:rFonts w:eastAsia="宋体" w:cs="Times New Roman"/>
                      <w:color w:val="000000"/>
                      <w:kern w:val="0"/>
                      <w:szCs w:val="24"/>
                    </w:rPr>
                  </w:pPr>
                  <w:r>
                    <w:rPr>
                      <w:rFonts w:eastAsia="宋体" w:cs="Times New Roman" w:hint="eastAsia"/>
                      <w:color w:val="000000"/>
                      <w:kern w:val="0"/>
                      <w:szCs w:val="24"/>
                    </w:rPr>
                    <w:t xml:space="preserve">4 - </w:t>
                  </w:r>
                  <w:ins w:id="114" w:author="suhang" w:date="2016-05-16T14:40:00Z">
                    <w:r>
                      <w:rPr>
                        <w:rFonts w:eastAsia="宋体" w:cs="Times New Roman"/>
                        <w:color w:val="000000"/>
                        <w:kern w:val="0"/>
                        <w:szCs w:val="24"/>
                      </w:rPr>
                      <w:tab/>
                    </w:r>
                    <w:r>
                      <w:rPr>
                        <w:rFonts w:eastAsia="宋体" w:cs="Times New Roman"/>
                        <w:color w:val="000000"/>
                        <w:kern w:val="0"/>
                        <w:szCs w:val="24"/>
                      </w:rPr>
                      <w:tab/>
                    </w:r>
                  </w:ins>
                  <w:r w:rsidRPr="0017521B">
                    <w:rPr>
                      <w:rFonts w:eastAsia="宋体" w:cs="Times New Roman"/>
                      <w:color w:val="000000"/>
                      <w:kern w:val="0"/>
                      <w:szCs w:val="24"/>
                    </w:rPr>
                    <w:t>&lt;title lang="en"&gt;Harry Potter&lt;/title&gt;</w:t>
                  </w:r>
                </w:p>
                <w:p w14:paraId="68D38C02" w14:textId="7306D070" w:rsidR="0016743D" w:rsidRPr="0017521B" w:rsidRDefault="0016743D" w:rsidP="00E86A54">
                  <w:pPr>
                    <w:widowControl/>
                    <w:ind w:firstLine="480"/>
                    <w:jc w:val="left"/>
                    <w:rPr>
                      <w:rFonts w:eastAsia="宋体" w:cs="Times New Roman"/>
                      <w:color w:val="000000"/>
                      <w:kern w:val="0"/>
                      <w:szCs w:val="24"/>
                    </w:rPr>
                  </w:pPr>
                  <w:r>
                    <w:rPr>
                      <w:rFonts w:eastAsia="宋体" w:cs="Times New Roman" w:hint="eastAsia"/>
                      <w:color w:val="000000"/>
                      <w:kern w:val="0"/>
                      <w:szCs w:val="24"/>
                    </w:rPr>
                    <w:t xml:space="preserve">5 - </w:t>
                  </w:r>
                  <w:ins w:id="115" w:author="suhang" w:date="2016-05-16T14:40:00Z">
                    <w:r>
                      <w:rPr>
                        <w:rFonts w:eastAsia="宋体" w:cs="Times New Roman"/>
                        <w:color w:val="000000"/>
                        <w:kern w:val="0"/>
                        <w:szCs w:val="24"/>
                      </w:rPr>
                      <w:tab/>
                    </w:r>
                    <w:r>
                      <w:rPr>
                        <w:rFonts w:eastAsia="宋体" w:cs="Times New Roman"/>
                        <w:color w:val="000000"/>
                        <w:kern w:val="0"/>
                        <w:szCs w:val="24"/>
                      </w:rPr>
                      <w:tab/>
                    </w:r>
                  </w:ins>
                  <w:r w:rsidRPr="0017521B">
                    <w:rPr>
                      <w:rFonts w:eastAsia="宋体" w:cs="Times New Roman"/>
                      <w:color w:val="000000"/>
                      <w:kern w:val="0"/>
                      <w:szCs w:val="24"/>
                    </w:rPr>
                    <w:t>&lt;year&gt;2005&lt;/year&gt;</w:t>
                  </w:r>
                </w:p>
                <w:p w14:paraId="16AF1E97" w14:textId="67774F26" w:rsidR="0016743D" w:rsidRDefault="0016743D" w:rsidP="00E86A54">
                  <w:pPr>
                    <w:widowControl/>
                    <w:ind w:firstLine="480"/>
                    <w:jc w:val="left"/>
                    <w:rPr>
                      <w:rFonts w:eastAsia="宋体" w:cs="Times New Roman"/>
                      <w:color w:val="000000"/>
                      <w:kern w:val="0"/>
                      <w:szCs w:val="24"/>
                    </w:rPr>
                  </w:pPr>
                  <w:r>
                    <w:rPr>
                      <w:rFonts w:eastAsia="宋体" w:cs="Times New Roman" w:hint="eastAsia"/>
                      <w:color w:val="000000"/>
                      <w:kern w:val="0"/>
                      <w:szCs w:val="24"/>
                    </w:rPr>
                    <w:t xml:space="preserve">6 - </w:t>
                  </w:r>
                  <w:ins w:id="116" w:author="suhang" w:date="2016-05-16T14:40:00Z">
                    <w:r>
                      <w:rPr>
                        <w:rFonts w:eastAsia="宋体" w:cs="Times New Roman"/>
                        <w:color w:val="000000"/>
                        <w:kern w:val="0"/>
                        <w:szCs w:val="24"/>
                      </w:rPr>
                      <w:tab/>
                    </w:r>
                  </w:ins>
                  <w:r w:rsidRPr="0017521B">
                    <w:rPr>
                      <w:rFonts w:eastAsia="宋体" w:cs="Times New Roman"/>
                      <w:color w:val="000000"/>
                      <w:kern w:val="0"/>
                      <w:szCs w:val="24"/>
                    </w:rPr>
                    <w:t>&lt;/book&gt;</w:t>
                  </w:r>
                </w:p>
                <w:p w14:paraId="573555FB" w14:textId="7586C5F9" w:rsidR="0016743D" w:rsidRPr="0017521B" w:rsidRDefault="0016743D" w:rsidP="00E86A54">
                  <w:pPr>
                    <w:widowControl/>
                    <w:ind w:firstLine="480"/>
                    <w:jc w:val="left"/>
                    <w:rPr>
                      <w:rFonts w:eastAsia="宋体" w:cs="Times New Roman"/>
                      <w:color w:val="000000"/>
                      <w:kern w:val="0"/>
                      <w:szCs w:val="24"/>
                    </w:rPr>
                  </w:pPr>
                  <w:r>
                    <w:rPr>
                      <w:rFonts w:eastAsia="宋体" w:cs="Times New Roman" w:hint="eastAsia"/>
                      <w:color w:val="000000"/>
                      <w:kern w:val="0"/>
                      <w:szCs w:val="24"/>
                    </w:rPr>
                    <w:t>7 -</w:t>
                  </w:r>
                  <w:ins w:id="117" w:author="suhang" w:date="2016-05-16T14:41:00Z">
                    <w:r>
                      <w:rPr>
                        <w:rFonts w:eastAsia="宋体" w:cs="Times New Roman"/>
                        <w:color w:val="000000"/>
                        <w:kern w:val="0"/>
                        <w:szCs w:val="24"/>
                      </w:rPr>
                      <w:tab/>
                    </w:r>
                    <w:r>
                      <w:rPr>
                        <w:rFonts w:eastAsia="宋体" w:cs="Times New Roman"/>
                        <w:color w:val="000000"/>
                        <w:kern w:val="0"/>
                        <w:szCs w:val="24"/>
                      </w:rPr>
                      <w:tab/>
                    </w:r>
                  </w:ins>
                  <w:r>
                    <w:rPr>
                      <w:rFonts w:eastAsia="宋体" w:cs="Times New Roman" w:hint="eastAsia"/>
                      <w:color w:val="000000"/>
                      <w:kern w:val="0"/>
                      <w:szCs w:val="24"/>
                    </w:rPr>
                    <w:t xml:space="preserve"> </w:t>
                  </w:r>
                  <w:r>
                    <w:rPr>
                      <w:rFonts w:eastAsia="宋体" w:cs="Times New Roman"/>
                      <w:color w:val="000000"/>
                      <w:kern w:val="0"/>
                      <w:szCs w:val="24"/>
                    </w:rPr>
                    <w:t>&lt;book category="</w:t>
                  </w:r>
                  <w:r w:rsidRPr="001113EF">
                    <w:rPr>
                      <w:rFonts w:eastAsia="宋体" w:cs="Times New Roman"/>
                      <w:color w:val="000000"/>
                      <w:kern w:val="0"/>
                      <w:szCs w:val="24"/>
                    </w:rPr>
                    <w:t>cooking</w:t>
                  </w:r>
                  <w:r w:rsidRPr="0017521B">
                    <w:rPr>
                      <w:rFonts w:eastAsia="宋体" w:cs="Times New Roman"/>
                      <w:color w:val="000000"/>
                      <w:kern w:val="0"/>
                      <w:szCs w:val="24"/>
                    </w:rPr>
                    <w:t>"&gt;</w:t>
                  </w:r>
                </w:p>
                <w:p w14:paraId="343050D5" w14:textId="31A68F26" w:rsidR="0016743D" w:rsidRDefault="0016743D" w:rsidP="00E86A54">
                  <w:pPr>
                    <w:widowControl/>
                    <w:ind w:firstLine="480"/>
                    <w:jc w:val="left"/>
                    <w:rPr>
                      <w:rFonts w:eastAsia="宋体" w:cs="Times New Roman"/>
                      <w:color w:val="000000"/>
                      <w:kern w:val="0"/>
                      <w:szCs w:val="24"/>
                    </w:rPr>
                  </w:pPr>
                  <w:r>
                    <w:rPr>
                      <w:rFonts w:eastAsia="宋体" w:cs="Times New Roman" w:hint="eastAsia"/>
                      <w:color w:val="000000"/>
                      <w:kern w:val="0"/>
                      <w:szCs w:val="24"/>
                    </w:rPr>
                    <w:t xml:space="preserve">8 - </w:t>
                  </w:r>
                  <w:ins w:id="118" w:author="suhang" w:date="2016-05-16T14:41:00Z">
                    <w:r>
                      <w:rPr>
                        <w:rFonts w:eastAsia="宋体" w:cs="Times New Roman"/>
                        <w:color w:val="000000"/>
                        <w:kern w:val="0"/>
                        <w:szCs w:val="24"/>
                      </w:rPr>
                      <w:tab/>
                    </w:r>
                    <w:r>
                      <w:rPr>
                        <w:rFonts w:eastAsia="宋体" w:cs="Times New Roman"/>
                        <w:color w:val="000000"/>
                        <w:kern w:val="0"/>
                        <w:szCs w:val="24"/>
                      </w:rPr>
                      <w:tab/>
                    </w:r>
                  </w:ins>
                  <w:r>
                    <w:rPr>
                      <w:rFonts w:eastAsia="宋体" w:cs="Times New Roman"/>
                      <w:color w:val="000000"/>
                      <w:kern w:val="0"/>
                      <w:szCs w:val="24"/>
                    </w:rPr>
                    <w:t>&lt;title lang="</w:t>
                  </w:r>
                  <w:r>
                    <w:rPr>
                      <w:rFonts w:eastAsia="宋体" w:cs="Times New Roman" w:hint="eastAsia"/>
                      <w:color w:val="000000"/>
                      <w:kern w:val="0"/>
                      <w:szCs w:val="24"/>
                    </w:rPr>
                    <w:t>cn</w:t>
                  </w:r>
                  <w:r w:rsidRPr="0017521B">
                    <w:rPr>
                      <w:rFonts w:eastAsia="宋体" w:cs="Times New Roman"/>
                      <w:color w:val="000000"/>
                      <w:kern w:val="0"/>
                      <w:szCs w:val="24"/>
                    </w:rPr>
                    <w:t>"&gt;</w:t>
                  </w:r>
                  <w:r w:rsidRPr="001113EF">
                    <w:rPr>
                      <w:rFonts w:eastAsia="宋体" w:cs="Times New Roman"/>
                      <w:color w:val="000000"/>
                      <w:kern w:val="0"/>
                      <w:szCs w:val="24"/>
                    </w:rPr>
                    <w:t>Everyday Italian</w:t>
                  </w:r>
                  <w:r w:rsidRPr="0017521B">
                    <w:rPr>
                      <w:rFonts w:eastAsia="宋体" w:cs="Times New Roman"/>
                      <w:color w:val="000000"/>
                      <w:kern w:val="0"/>
                      <w:szCs w:val="24"/>
                    </w:rPr>
                    <w:t>&lt;/title&gt;</w:t>
                  </w:r>
                </w:p>
                <w:p w14:paraId="3C99BC44" w14:textId="01941478" w:rsidR="0016743D" w:rsidRPr="0017521B" w:rsidRDefault="0016743D" w:rsidP="00E86A54">
                  <w:pPr>
                    <w:widowControl/>
                    <w:ind w:firstLine="480"/>
                    <w:jc w:val="left"/>
                    <w:rPr>
                      <w:rFonts w:eastAsia="宋体" w:cs="Times New Roman"/>
                      <w:color w:val="000000"/>
                      <w:kern w:val="0"/>
                      <w:szCs w:val="24"/>
                    </w:rPr>
                  </w:pPr>
                  <w:r>
                    <w:rPr>
                      <w:rFonts w:eastAsia="宋体" w:cs="Times New Roman" w:hint="eastAsia"/>
                      <w:color w:val="000000"/>
                      <w:kern w:val="0"/>
                      <w:szCs w:val="24"/>
                    </w:rPr>
                    <w:t>9 -</w:t>
                  </w:r>
                  <w:ins w:id="119" w:author="suhang" w:date="2016-05-16T14:41:00Z">
                    <w:r>
                      <w:rPr>
                        <w:rFonts w:eastAsia="宋体" w:cs="Times New Roman"/>
                        <w:color w:val="000000"/>
                        <w:kern w:val="0"/>
                        <w:szCs w:val="24"/>
                      </w:rPr>
                      <w:tab/>
                    </w:r>
                    <w:r>
                      <w:rPr>
                        <w:rFonts w:eastAsia="宋体" w:cs="Times New Roman"/>
                        <w:color w:val="000000"/>
                        <w:kern w:val="0"/>
                        <w:szCs w:val="24"/>
                      </w:rPr>
                      <w:tab/>
                    </w:r>
                    <w:r>
                      <w:rPr>
                        <w:rFonts w:eastAsia="宋体" w:cs="Times New Roman"/>
                        <w:color w:val="000000"/>
                        <w:kern w:val="0"/>
                        <w:szCs w:val="24"/>
                      </w:rPr>
                      <w:tab/>
                    </w:r>
                  </w:ins>
                  <w:r>
                    <w:rPr>
                      <w:rFonts w:eastAsia="宋体" w:cs="Times New Roman" w:hint="eastAsia"/>
                      <w:color w:val="000000"/>
                      <w:kern w:val="0"/>
                      <w:szCs w:val="24"/>
                    </w:rPr>
                    <w:t xml:space="preserve"> </w:t>
                  </w:r>
                  <w:r>
                    <w:rPr>
                      <w:rFonts w:eastAsia="宋体" w:cs="Times New Roman"/>
                      <w:color w:val="000000"/>
                      <w:kern w:val="0"/>
                      <w:szCs w:val="24"/>
                    </w:rPr>
                    <w:t>&lt;</w:t>
                  </w:r>
                  <w:r>
                    <w:rPr>
                      <w:rFonts w:eastAsia="宋体" w:cs="Times New Roman" w:hint="eastAsia"/>
                      <w:color w:val="000000"/>
                      <w:kern w:val="0"/>
                      <w:szCs w:val="24"/>
                    </w:rPr>
                    <w:t>book</w:t>
                  </w:r>
                  <w:r>
                    <w:rPr>
                      <w:rFonts w:eastAsia="宋体" w:cs="Times New Roman"/>
                      <w:color w:val="000000"/>
                      <w:kern w:val="0"/>
                      <w:szCs w:val="24"/>
                    </w:rPr>
                    <w:t>&gt;20</w:t>
                  </w:r>
                  <w:r>
                    <w:rPr>
                      <w:rFonts w:eastAsia="宋体" w:cs="Times New Roman" w:hint="eastAsia"/>
                      <w:color w:val="000000"/>
                      <w:kern w:val="0"/>
                      <w:szCs w:val="24"/>
                    </w:rPr>
                    <w:t>12</w:t>
                  </w:r>
                  <w:r>
                    <w:rPr>
                      <w:rFonts w:eastAsia="宋体" w:cs="Times New Roman"/>
                      <w:color w:val="000000"/>
                      <w:kern w:val="0"/>
                      <w:szCs w:val="24"/>
                    </w:rPr>
                    <w:t>&lt;/</w:t>
                  </w:r>
                  <w:r>
                    <w:rPr>
                      <w:rFonts w:eastAsia="宋体" w:cs="Times New Roman" w:hint="eastAsia"/>
                      <w:color w:val="000000"/>
                      <w:kern w:val="0"/>
                      <w:szCs w:val="24"/>
                    </w:rPr>
                    <w:t>book</w:t>
                  </w:r>
                  <w:r w:rsidRPr="0017521B">
                    <w:rPr>
                      <w:rFonts w:eastAsia="宋体" w:cs="Times New Roman"/>
                      <w:color w:val="000000"/>
                      <w:kern w:val="0"/>
                      <w:szCs w:val="24"/>
                    </w:rPr>
                    <w:t>&gt;</w:t>
                  </w:r>
                </w:p>
                <w:p w14:paraId="70D86214" w14:textId="77777777" w:rsidR="0016743D" w:rsidRPr="0017521B" w:rsidRDefault="0016743D" w:rsidP="00E86A54">
                  <w:pPr>
                    <w:widowControl/>
                    <w:ind w:firstLine="480"/>
                    <w:jc w:val="left"/>
                    <w:rPr>
                      <w:rFonts w:eastAsia="宋体" w:cs="Times New Roman"/>
                      <w:color w:val="000000"/>
                      <w:kern w:val="0"/>
                      <w:szCs w:val="24"/>
                    </w:rPr>
                  </w:pPr>
                  <w:r>
                    <w:rPr>
                      <w:rFonts w:eastAsia="宋体" w:cs="Times New Roman" w:hint="eastAsia"/>
                      <w:color w:val="000000"/>
                      <w:kern w:val="0"/>
                      <w:szCs w:val="24"/>
                    </w:rPr>
                    <w:t>10-</w:t>
                  </w:r>
                  <w:r w:rsidRPr="0017521B">
                    <w:rPr>
                      <w:rFonts w:eastAsia="宋体" w:cs="Times New Roman"/>
                      <w:color w:val="000000"/>
                      <w:kern w:val="0"/>
                      <w:szCs w:val="24"/>
                    </w:rPr>
                    <w:t>&lt;/book&gt;</w:t>
                  </w:r>
                </w:p>
                <w:p w14:paraId="38379041" w14:textId="77777777" w:rsidR="0016743D" w:rsidRPr="0017521B" w:rsidRDefault="0016743D" w:rsidP="00E86A54">
                  <w:pPr>
                    <w:widowControl/>
                    <w:ind w:firstLine="480"/>
                    <w:jc w:val="left"/>
                    <w:rPr>
                      <w:rFonts w:eastAsia="宋体" w:cs="Times New Roman"/>
                      <w:color w:val="000000"/>
                      <w:kern w:val="0"/>
                      <w:szCs w:val="24"/>
                    </w:rPr>
                  </w:pPr>
                  <w:r>
                    <w:rPr>
                      <w:rFonts w:eastAsia="宋体" w:cs="Times New Roman" w:hint="eastAsia"/>
                      <w:color w:val="000000"/>
                      <w:kern w:val="0"/>
                      <w:szCs w:val="24"/>
                    </w:rPr>
                    <w:t>11-</w:t>
                  </w:r>
                  <w:r w:rsidRPr="0017521B">
                    <w:rPr>
                      <w:rFonts w:eastAsia="宋体" w:cs="Times New Roman"/>
                      <w:color w:val="000000"/>
                      <w:kern w:val="0"/>
                      <w:szCs w:val="24"/>
                    </w:rPr>
                    <w:t>&lt;/bookstore&gt;</w:t>
                  </w:r>
                </w:p>
              </w:txbxContent>
            </v:textbox>
            <w10:anchorlock/>
          </v:shape>
        </w:pict>
      </w:r>
      <w:commentRangeEnd w:id="112"/>
      <w:r w:rsidR="008D57F5">
        <w:rPr>
          <w:rStyle w:val="ad"/>
        </w:rPr>
        <w:commentReference w:id="112"/>
      </w:r>
    </w:p>
    <w:p w14:paraId="08FD4361" w14:textId="77777777" w:rsidR="00363208" w:rsidRDefault="0017521B" w:rsidP="00363208">
      <w:pPr>
        <w:jc w:val="center"/>
      </w:pPr>
      <w:r>
        <w:rPr>
          <w:rFonts w:hint="eastAsia"/>
        </w:rPr>
        <w:t>图</w:t>
      </w:r>
      <w:r w:rsidR="00DD2D5D">
        <w:rPr>
          <w:rFonts w:hint="eastAsia"/>
        </w:rPr>
        <w:t>2-5</w:t>
      </w:r>
      <w:r>
        <w:rPr>
          <w:rFonts w:hint="eastAsia"/>
        </w:rPr>
        <w:t xml:space="preserve"> XML</w:t>
      </w:r>
      <w:r>
        <w:rPr>
          <w:rFonts w:hint="eastAsia"/>
        </w:rPr>
        <w:t>文档</w:t>
      </w:r>
    </w:p>
    <w:p w14:paraId="770E9A14" w14:textId="77777777" w:rsidR="00A412B0" w:rsidRPr="009E4317" w:rsidRDefault="00A412B0" w:rsidP="004A6808">
      <w:pPr>
        <w:ind w:firstLineChars="200" w:firstLine="480"/>
        <w:rPr>
          <w:b/>
          <w:color w:val="FF0000"/>
          <w:u w:val="single"/>
        </w:rPr>
      </w:pPr>
      <w:r>
        <w:rPr>
          <w:rFonts w:hint="eastAsia"/>
        </w:rPr>
        <w:t>Xpath</w:t>
      </w:r>
      <w:r>
        <w:rPr>
          <w:rFonts w:hint="eastAsia"/>
        </w:rPr>
        <w:t>是</w:t>
      </w:r>
      <w:r>
        <w:rPr>
          <w:rFonts w:hint="eastAsia"/>
        </w:rPr>
        <w:t>XML</w:t>
      </w:r>
      <w:r>
        <w:rPr>
          <w:rFonts w:hint="eastAsia"/>
        </w:rPr>
        <w:t>的路径查询语言，因此</w:t>
      </w:r>
      <w:r w:rsidR="00C342E7">
        <w:rPr>
          <w:rFonts w:hint="eastAsia"/>
        </w:rPr>
        <w:t>Xpath</w:t>
      </w:r>
      <w:r w:rsidR="00C342E7">
        <w:rPr>
          <w:rFonts w:hint="eastAsia"/>
        </w:rPr>
        <w:t>节点同</w:t>
      </w:r>
      <w:r w:rsidR="00C342E7">
        <w:rPr>
          <w:rFonts w:hint="eastAsia"/>
        </w:rPr>
        <w:t>XML</w:t>
      </w:r>
      <w:r w:rsidR="00C342E7">
        <w:rPr>
          <w:rFonts w:hint="eastAsia"/>
        </w:rPr>
        <w:t>以及</w:t>
      </w:r>
      <w:r w:rsidR="00C342E7">
        <w:rPr>
          <w:rFonts w:hint="eastAsia"/>
        </w:rPr>
        <w:t>XML DOM</w:t>
      </w:r>
      <w:r w:rsidR="00C342E7">
        <w:rPr>
          <w:rFonts w:hint="eastAsia"/>
        </w:rPr>
        <w:t>节点一样，存在</w:t>
      </w:r>
      <w:r w:rsidR="00C342E7">
        <w:rPr>
          <w:rFonts w:hint="eastAsia"/>
        </w:rPr>
        <w:t>7</w:t>
      </w:r>
      <w:r w:rsidR="00C342E7">
        <w:rPr>
          <w:rFonts w:hint="eastAsia"/>
        </w:rPr>
        <w:t>种节点：文档、元素、属性、文本、命名空间、处理指令以及注释节点。命名空间以及处理指令节点在本课题中不涉及，其他类型节点均在</w:t>
      </w:r>
      <w:r w:rsidR="00C342E7">
        <w:rPr>
          <w:rFonts w:hint="eastAsia"/>
        </w:rPr>
        <w:t>XML DOM</w:t>
      </w:r>
      <w:r w:rsidR="00C342E7">
        <w:rPr>
          <w:rFonts w:hint="eastAsia"/>
        </w:rPr>
        <w:t>节点部分进行了解释和说明，这里不重复介绍。</w:t>
      </w:r>
    </w:p>
    <w:p w14:paraId="0639FA2A" w14:textId="77777777" w:rsidR="00C342E7" w:rsidRDefault="00C342E7" w:rsidP="004A6808">
      <w:pPr>
        <w:ind w:firstLineChars="200" w:firstLine="480"/>
      </w:pPr>
      <w:r>
        <w:rPr>
          <w:rFonts w:hint="eastAsia"/>
        </w:rPr>
        <w:t>下面重点说明</w:t>
      </w:r>
      <w:r>
        <w:rPr>
          <w:rFonts w:hint="eastAsia"/>
        </w:rPr>
        <w:t>Xpath</w:t>
      </w:r>
      <w:r>
        <w:rPr>
          <w:rFonts w:hint="eastAsia"/>
        </w:rPr>
        <w:t>查询语言中的节点关系。在</w:t>
      </w:r>
      <w:r>
        <w:rPr>
          <w:rFonts w:hint="eastAsia"/>
        </w:rPr>
        <w:t>Xpath</w:t>
      </w:r>
      <w:r>
        <w:rPr>
          <w:rFonts w:hint="eastAsia"/>
        </w:rPr>
        <w:t>节点中主要存在以下几种关系：</w:t>
      </w:r>
    </w:p>
    <w:p w14:paraId="793ECB56" w14:textId="77777777" w:rsidR="00573F62" w:rsidRDefault="00573F62" w:rsidP="00573F62">
      <w:pPr>
        <w:pStyle w:val="a3"/>
        <w:numPr>
          <w:ilvl w:val="1"/>
          <w:numId w:val="11"/>
        </w:numPr>
        <w:ind w:firstLineChars="0"/>
      </w:pPr>
      <w:r>
        <w:rPr>
          <w:rFonts w:hint="eastAsia"/>
        </w:rPr>
        <w:t>父</w:t>
      </w:r>
      <w:r>
        <w:rPr>
          <w:rFonts w:hint="eastAsia"/>
        </w:rPr>
        <w:t>(</w:t>
      </w:r>
      <w:r w:rsidRPr="00573F62">
        <w:t>Parent</w:t>
      </w:r>
      <w:r>
        <w:rPr>
          <w:rFonts w:hint="eastAsia"/>
        </w:rPr>
        <w:t>)</w:t>
      </w:r>
    </w:p>
    <w:p w14:paraId="790B9747" w14:textId="77777777" w:rsidR="00573F62" w:rsidRDefault="00573F62" w:rsidP="00573F62">
      <w:pPr>
        <w:ind w:left="420"/>
      </w:pPr>
      <w:r>
        <w:rPr>
          <w:rFonts w:hint="eastAsia"/>
        </w:rPr>
        <w:t>上一级节点。</w:t>
      </w:r>
      <w:r w:rsidRPr="00573F62">
        <w:rPr>
          <w:rFonts w:hint="eastAsia"/>
        </w:rPr>
        <w:t>每个元素以及属性都有一个父。</w:t>
      </w:r>
      <w:r>
        <w:rPr>
          <w:rFonts w:hint="eastAsia"/>
        </w:rPr>
        <w:t>如图</w:t>
      </w:r>
      <w:r>
        <w:rPr>
          <w:rFonts w:hint="eastAsia"/>
        </w:rPr>
        <w:t>2-4</w:t>
      </w:r>
      <w:r w:rsidR="00525B31">
        <w:rPr>
          <w:rFonts w:hint="eastAsia"/>
        </w:rPr>
        <w:t>所示，</w:t>
      </w:r>
      <w:r w:rsidR="001452C1">
        <w:rPr>
          <w:rFonts w:hint="eastAsia"/>
        </w:rPr>
        <w:t>book</w:t>
      </w:r>
      <w:r w:rsidR="00525B31">
        <w:rPr>
          <w:rFonts w:hint="eastAsia"/>
        </w:rPr>
        <w:t>store</w:t>
      </w:r>
      <w:r w:rsidR="001452C1">
        <w:rPr>
          <w:rFonts w:hint="eastAsia"/>
        </w:rPr>
        <w:t>元素是</w:t>
      </w:r>
      <w:r w:rsidR="00525B31">
        <w:rPr>
          <w:rFonts w:hint="eastAsia"/>
        </w:rPr>
        <w:t>第</w:t>
      </w:r>
      <w:r w:rsidR="00525B31">
        <w:rPr>
          <w:rFonts w:hint="eastAsia"/>
        </w:rPr>
        <w:t>3</w:t>
      </w:r>
      <w:r w:rsidR="00525B31">
        <w:rPr>
          <w:rFonts w:hint="eastAsia"/>
        </w:rPr>
        <w:t>行与第</w:t>
      </w:r>
      <w:r w:rsidR="00525B31">
        <w:rPr>
          <w:rFonts w:hint="eastAsia"/>
        </w:rPr>
        <w:t>7</w:t>
      </w:r>
      <w:r w:rsidR="00525B31">
        <w:rPr>
          <w:rFonts w:hint="eastAsia"/>
        </w:rPr>
        <w:t>行</w:t>
      </w:r>
      <w:r w:rsidR="00525B31">
        <w:rPr>
          <w:rFonts w:hint="eastAsia"/>
        </w:rPr>
        <w:t>book</w:t>
      </w:r>
      <w:r w:rsidR="00F47DDF">
        <w:rPr>
          <w:rFonts w:hint="eastAsia"/>
        </w:rPr>
        <w:t>元素的父。</w:t>
      </w:r>
    </w:p>
    <w:p w14:paraId="4CB77481" w14:textId="77777777" w:rsidR="00573F62" w:rsidRDefault="00573F62" w:rsidP="00573F62">
      <w:pPr>
        <w:pStyle w:val="a3"/>
        <w:numPr>
          <w:ilvl w:val="0"/>
          <w:numId w:val="13"/>
        </w:numPr>
        <w:ind w:firstLineChars="0"/>
      </w:pPr>
      <w:r>
        <w:rPr>
          <w:rFonts w:hint="eastAsia"/>
        </w:rPr>
        <w:t>子</w:t>
      </w:r>
      <w:r>
        <w:rPr>
          <w:rFonts w:hint="eastAsia"/>
        </w:rPr>
        <w:t>(</w:t>
      </w:r>
      <w:r w:rsidRPr="00573F62">
        <w:t>Children</w:t>
      </w:r>
      <w:r>
        <w:rPr>
          <w:rFonts w:hint="eastAsia"/>
        </w:rPr>
        <w:t>)</w:t>
      </w:r>
    </w:p>
    <w:p w14:paraId="34FD607D" w14:textId="77777777" w:rsidR="00573F62" w:rsidRDefault="009E4317" w:rsidP="00573F62">
      <w:pPr>
        <w:ind w:left="420"/>
      </w:pPr>
      <w:r>
        <w:rPr>
          <w:rFonts w:hint="eastAsia"/>
        </w:rPr>
        <w:t>下一级节点。</w:t>
      </w:r>
      <w:r w:rsidR="00573F62" w:rsidRPr="00573F62">
        <w:rPr>
          <w:rFonts w:hint="eastAsia"/>
        </w:rPr>
        <w:t>元素节点可有零个、一个或多个子。</w:t>
      </w:r>
      <w:r w:rsidR="00573F62">
        <w:rPr>
          <w:rFonts w:hint="eastAsia"/>
        </w:rPr>
        <w:t>如图</w:t>
      </w:r>
      <w:r w:rsidR="00573F62">
        <w:rPr>
          <w:rFonts w:hint="eastAsia"/>
        </w:rPr>
        <w:t>2-4</w:t>
      </w:r>
      <w:r w:rsidR="00573F62">
        <w:rPr>
          <w:rFonts w:hint="eastAsia"/>
        </w:rPr>
        <w:t>所示，</w:t>
      </w:r>
      <w:r w:rsidR="00F07BD6">
        <w:rPr>
          <w:rFonts w:hint="eastAsia"/>
        </w:rPr>
        <w:t>第</w:t>
      </w:r>
      <w:r w:rsidR="00F07BD6">
        <w:rPr>
          <w:rFonts w:hint="eastAsia"/>
        </w:rPr>
        <w:t>3</w:t>
      </w:r>
      <w:r w:rsidR="00F07BD6">
        <w:rPr>
          <w:rFonts w:hint="eastAsia"/>
        </w:rPr>
        <w:t>行和第</w:t>
      </w:r>
      <w:r w:rsidR="00F07BD6">
        <w:rPr>
          <w:rFonts w:hint="eastAsia"/>
        </w:rPr>
        <w:t>7</w:t>
      </w:r>
      <w:r w:rsidR="00F07BD6">
        <w:rPr>
          <w:rFonts w:hint="eastAsia"/>
        </w:rPr>
        <w:t>行的</w:t>
      </w:r>
      <w:r w:rsidR="00F47DDF">
        <w:rPr>
          <w:rFonts w:hint="eastAsia"/>
        </w:rPr>
        <w:t>book</w:t>
      </w:r>
      <w:r w:rsidR="00F47DDF">
        <w:rPr>
          <w:rFonts w:hint="eastAsia"/>
        </w:rPr>
        <w:t>元素都是</w:t>
      </w:r>
      <w:r w:rsidR="00F47DDF">
        <w:rPr>
          <w:rFonts w:hint="eastAsia"/>
        </w:rPr>
        <w:t>bookstore</w:t>
      </w:r>
      <w:r w:rsidR="00F47DDF">
        <w:rPr>
          <w:rFonts w:hint="eastAsia"/>
        </w:rPr>
        <w:t>元素的子。</w:t>
      </w:r>
    </w:p>
    <w:p w14:paraId="776B7D43" w14:textId="77777777" w:rsidR="00573F62" w:rsidRDefault="00573F62" w:rsidP="00573F62">
      <w:pPr>
        <w:pStyle w:val="a3"/>
        <w:numPr>
          <w:ilvl w:val="0"/>
          <w:numId w:val="14"/>
        </w:numPr>
        <w:ind w:firstLineChars="0"/>
      </w:pPr>
      <w:r>
        <w:rPr>
          <w:rFonts w:hint="eastAsia"/>
        </w:rPr>
        <w:t>同胞</w:t>
      </w:r>
      <w:r>
        <w:rPr>
          <w:rFonts w:hint="eastAsia"/>
        </w:rPr>
        <w:t>(</w:t>
      </w:r>
      <w:r w:rsidRPr="00573F62">
        <w:t>Sibling</w:t>
      </w:r>
      <w:r>
        <w:rPr>
          <w:rFonts w:hint="eastAsia"/>
        </w:rPr>
        <w:t>)</w:t>
      </w:r>
    </w:p>
    <w:p w14:paraId="71B17C15" w14:textId="77777777" w:rsidR="00573F62" w:rsidRDefault="00573F62" w:rsidP="00573F62">
      <w:pPr>
        <w:ind w:left="420"/>
      </w:pPr>
      <w:r w:rsidRPr="00573F62">
        <w:rPr>
          <w:rFonts w:hint="eastAsia"/>
        </w:rPr>
        <w:t>拥有相同的父的节点</w:t>
      </w:r>
      <w:r w:rsidR="009E4317">
        <w:rPr>
          <w:rFonts w:hint="eastAsia"/>
        </w:rPr>
        <w:t>。如图</w:t>
      </w:r>
      <w:r w:rsidR="009E4317">
        <w:rPr>
          <w:rFonts w:hint="eastAsia"/>
        </w:rPr>
        <w:t>2-4</w:t>
      </w:r>
      <w:r w:rsidR="009E4317">
        <w:rPr>
          <w:rFonts w:hint="eastAsia"/>
        </w:rPr>
        <w:t>所示，</w:t>
      </w:r>
      <w:r w:rsidR="00F07BD6">
        <w:rPr>
          <w:rFonts w:hint="eastAsia"/>
        </w:rPr>
        <w:t>第</w:t>
      </w:r>
      <w:r w:rsidR="00F07BD6">
        <w:rPr>
          <w:rFonts w:hint="eastAsia"/>
        </w:rPr>
        <w:t>3</w:t>
      </w:r>
      <w:r w:rsidR="00F07BD6">
        <w:rPr>
          <w:rFonts w:hint="eastAsia"/>
        </w:rPr>
        <w:t>行与第</w:t>
      </w:r>
      <w:r w:rsidR="00F07BD6">
        <w:rPr>
          <w:rFonts w:hint="eastAsia"/>
        </w:rPr>
        <w:t>7</w:t>
      </w:r>
      <w:r w:rsidR="00F07BD6">
        <w:rPr>
          <w:rFonts w:hint="eastAsia"/>
        </w:rPr>
        <w:t>行的两个</w:t>
      </w:r>
      <w:r w:rsidR="00481242">
        <w:rPr>
          <w:rFonts w:hint="eastAsia"/>
        </w:rPr>
        <w:t>book</w:t>
      </w:r>
      <w:r w:rsidR="00481242">
        <w:rPr>
          <w:rFonts w:hint="eastAsia"/>
        </w:rPr>
        <w:t>元素是同胞</w:t>
      </w:r>
      <w:r w:rsidR="009E4317">
        <w:rPr>
          <w:rFonts w:hint="eastAsia"/>
        </w:rPr>
        <w:t>。</w:t>
      </w:r>
    </w:p>
    <w:p w14:paraId="40F21E80" w14:textId="77777777" w:rsidR="009E4317" w:rsidRDefault="009E4317" w:rsidP="009E4317">
      <w:pPr>
        <w:pStyle w:val="a3"/>
        <w:numPr>
          <w:ilvl w:val="1"/>
          <w:numId w:val="15"/>
        </w:numPr>
        <w:ind w:firstLineChars="0"/>
      </w:pPr>
      <w:r>
        <w:rPr>
          <w:rFonts w:hint="eastAsia"/>
        </w:rPr>
        <w:lastRenderedPageBreak/>
        <w:t>先辈</w:t>
      </w:r>
      <w:r>
        <w:rPr>
          <w:rFonts w:hint="eastAsia"/>
        </w:rPr>
        <w:t>(</w:t>
      </w:r>
      <w:r w:rsidRPr="009E4317">
        <w:t>Ancestor</w:t>
      </w:r>
      <w:r>
        <w:rPr>
          <w:rFonts w:hint="eastAsia"/>
        </w:rPr>
        <w:t>)</w:t>
      </w:r>
    </w:p>
    <w:p w14:paraId="2388EB7E" w14:textId="77777777" w:rsidR="009E4317" w:rsidRDefault="009E4317" w:rsidP="009E4317">
      <w:pPr>
        <w:ind w:left="420"/>
      </w:pPr>
      <w:r w:rsidRPr="009E4317">
        <w:rPr>
          <w:rFonts w:hint="eastAsia"/>
        </w:rPr>
        <w:t>某节点的父、父的父，等等</w:t>
      </w:r>
      <w:r>
        <w:rPr>
          <w:rFonts w:hint="eastAsia"/>
        </w:rPr>
        <w:t>。如图</w:t>
      </w:r>
      <w:r>
        <w:rPr>
          <w:rFonts w:hint="eastAsia"/>
        </w:rPr>
        <w:t>2-4</w:t>
      </w:r>
      <w:r>
        <w:rPr>
          <w:rFonts w:hint="eastAsia"/>
        </w:rPr>
        <w:t>所示，</w:t>
      </w:r>
      <w:r w:rsidR="00802874">
        <w:rPr>
          <w:rFonts w:hint="eastAsia"/>
        </w:rPr>
        <w:t>year</w:t>
      </w:r>
      <w:r w:rsidRPr="009E4317">
        <w:rPr>
          <w:rFonts w:hint="eastAsia"/>
        </w:rPr>
        <w:t>元素的先辈是</w:t>
      </w:r>
      <w:r w:rsidR="00802874">
        <w:rPr>
          <w:rFonts w:hint="eastAsia"/>
        </w:rPr>
        <w:t>首</w:t>
      </w:r>
      <w:r w:rsidR="009120C7">
        <w:rPr>
          <w:rFonts w:hint="eastAsia"/>
        </w:rPr>
        <w:t>个</w:t>
      </w:r>
      <w:r w:rsidRPr="009E4317">
        <w:rPr>
          <w:rFonts w:hint="eastAsia"/>
        </w:rPr>
        <w:t xml:space="preserve">book </w:t>
      </w:r>
      <w:r w:rsidRPr="009E4317">
        <w:rPr>
          <w:rFonts w:hint="eastAsia"/>
        </w:rPr>
        <w:t>元素和</w:t>
      </w:r>
      <w:r w:rsidRPr="009E4317">
        <w:rPr>
          <w:rFonts w:hint="eastAsia"/>
        </w:rPr>
        <w:t xml:space="preserve"> bookstore </w:t>
      </w:r>
      <w:r w:rsidRPr="009E4317">
        <w:rPr>
          <w:rFonts w:hint="eastAsia"/>
        </w:rPr>
        <w:t>元素</w:t>
      </w:r>
      <w:r>
        <w:rPr>
          <w:rFonts w:hint="eastAsia"/>
        </w:rPr>
        <w:t>。</w:t>
      </w:r>
    </w:p>
    <w:p w14:paraId="56BF1631" w14:textId="77777777" w:rsidR="009E4317" w:rsidRDefault="009E4317" w:rsidP="009E4317">
      <w:pPr>
        <w:pStyle w:val="a3"/>
        <w:numPr>
          <w:ilvl w:val="1"/>
          <w:numId w:val="16"/>
        </w:numPr>
        <w:ind w:firstLineChars="0"/>
      </w:pPr>
      <w:r>
        <w:rPr>
          <w:rFonts w:hint="eastAsia"/>
        </w:rPr>
        <w:t>后代</w:t>
      </w:r>
      <w:r>
        <w:rPr>
          <w:rFonts w:hint="eastAsia"/>
        </w:rPr>
        <w:t>(</w:t>
      </w:r>
      <w:r w:rsidRPr="009E4317">
        <w:t>Descendant</w:t>
      </w:r>
      <w:r>
        <w:rPr>
          <w:rFonts w:hint="eastAsia"/>
        </w:rPr>
        <w:t>)</w:t>
      </w:r>
    </w:p>
    <w:p w14:paraId="7BC33255" w14:textId="77777777" w:rsidR="009E4317" w:rsidRPr="00C342E7" w:rsidRDefault="009E4317" w:rsidP="009E4317">
      <w:pPr>
        <w:ind w:left="420"/>
      </w:pPr>
      <w:r w:rsidRPr="009E4317">
        <w:rPr>
          <w:rFonts w:hint="eastAsia"/>
        </w:rPr>
        <w:t>某个节点的子，子的子，等等。</w:t>
      </w:r>
      <w:r>
        <w:rPr>
          <w:rFonts w:hint="eastAsia"/>
        </w:rPr>
        <w:t>如图</w:t>
      </w:r>
      <w:r>
        <w:rPr>
          <w:rFonts w:hint="eastAsia"/>
        </w:rPr>
        <w:t>2-4</w:t>
      </w:r>
      <w:r>
        <w:rPr>
          <w:rFonts w:hint="eastAsia"/>
        </w:rPr>
        <w:t>所示，</w:t>
      </w:r>
      <w:r w:rsidRPr="009E4317">
        <w:rPr>
          <w:rFonts w:hint="eastAsia"/>
        </w:rPr>
        <w:t xml:space="preserve">bookstore </w:t>
      </w:r>
      <w:r w:rsidRPr="009E4317">
        <w:rPr>
          <w:rFonts w:hint="eastAsia"/>
        </w:rPr>
        <w:t>的后代是</w:t>
      </w:r>
      <w:r w:rsidR="002978DF">
        <w:rPr>
          <w:rFonts w:hint="eastAsia"/>
        </w:rPr>
        <w:t>所有</w:t>
      </w:r>
      <w:r w:rsidR="00593E78">
        <w:rPr>
          <w:rFonts w:hint="eastAsia"/>
        </w:rPr>
        <w:t>的</w:t>
      </w:r>
      <w:r w:rsidRPr="009E4317">
        <w:rPr>
          <w:rFonts w:hint="eastAsia"/>
        </w:rPr>
        <w:t>book</w:t>
      </w:r>
      <w:r w:rsidRPr="009E4317">
        <w:rPr>
          <w:rFonts w:hint="eastAsia"/>
        </w:rPr>
        <w:t>、</w:t>
      </w:r>
      <w:r w:rsidRPr="009E4317">
        <w:rPr>
          <w:rFonts w:hint="eastAsia"/>
        </w:rPr>
        <w:t>title</w:t>
      </w:r>
      <w:r w:rsidR="00593E78">
        <w:rPr>
          <w:rFonts w:hint="eastAsia"/>
        </w:rPr>
        <w:t>和</w:t>
      </w:r>
      <w:r w:rsidRPr="009E4317">
        <w:rPr>
          <w:rFonts w:hint="eastAsia"/>
        </w:rPr>
        <w:t>year</w:t>
      </w:r>
      <w:r w:rsidR="003763BF">
        <w:rPr>
          <w:rFonts w:hint="eastAsia"/>
        </w:rPr>
        <w:t>元素</w:t>
      </w:r>
      <w:r>
        <w:rPr>
          <w:rFonts w:hint="eastAsia"/>
        </w:rPr>
        <w:t>。</w:t>
      </w:r>
    </w:p>
    <w:p w14:paraId="0A6EF399" w14:textId="77777777" w:rsidR="00412EC6" w:rsidRDefault="008E0C9E" w:rsidP="0045465A">
      <w:pPr>
        <w:pStyle w:val="3"/>
      </w:pPr>
      <w:bookmarkStart w:id="120" w:name="_Toc450930610"/>
      <w:r>
        <w:rPr>
          <w:rFonts w:hint="eastAsia"/>
        </w:rPr>
        <w:t>X</w:t>
      </w:r>
      <w:ins w:id="121" w:author="suhang" w:date="2016-05-15T16:31:00Z">
        <w:r w:rsidR="008D57F5">
          <w:t>P</w:t>
        </w:r>
      </w:ins>
      <w:del w:id="122" w:author="suhang" w:date="2016-05-15T16:31:00Z">
        <w:r w:rsidDel="008D57F5">
          <w:rPr>
            <w:rFonts w:hint="eastAsia"/>
          </w:rPr>
          <w:delText>p</w:delText>
        </w:r>
      </w:del>
      <w:r>
        <w:rPr>
          <w:rFonts w:hint="eastAsia"/>
        </w:rPr>
        <w:t>ath</w:t>
      </w:r>
      <w:r w:rsidR="00412EC6">
        <w:rPr>
          <w:rFonts w:hint="eastAsia"/>
        </w:rPr>
        <w:t>语法</w:t>
      </w:r>
      <w:bookmarkEnd w:id="120"/>
    </w:p>
    <w:p w14:paraId="5D83ECDA" w14:textId="77777777" w:rsidR="003C4FB2" w:rsidRDefault="00934A5C" w:rsidP="004A6808">
      <w:pPr>
        <w:ind w:firstLineChars="200" w:firstLine="480"/>
      </w:pPr>
      <w:r>
        <w:rPr>
          <w:rFonts w:hint="eastAsia"/>
        </w:rPr>
        <w:t>XPath</w:t>
      </w:r>
      <w:r>
        <w:rPr>
          <w:rFonts w:hint="eastAsia"/>
        </w:rPr>
        <w:t>是</w:t>
      </w:r>
      <w:r w:rsidR="00B30493" w:rsidRPr="00B30493">
        <w:rPr>
          <w:rFonts w:hint="eastAsia"/>
        </w:rPr>
        <w:t>使用路径表达式在</w:t>
      </w:r>
      <w:r w:rsidR="00B30493" w:rsidRPr="00B30493">
        <w:rPr>
          <w:rFonts w:hint="eastAsia"/>
        </w:rPr>
        <w:t xml:space="preserve"> XML </w:t>
      </w:r>
      <w:r w:rsidR="00B30493" w:rsidRPr="00B30493">
        <w:rPr>
          <w:rFonts w:hint="eastAsia"/>
        </w:rPr>
        <w:t>文档中选取节点</w:t>
      </w:r>
      <w:r>
        <w:rPr>
          <w:rFonts w:hint="eastAsia"/>
        </w:rPr>
        <w:t>的</w:t>
      </w:r>
      <w:r w:rsidR="00B30493" w:rsidRPr="00B30493">
        <w:rPr>
          <w:rFonts w:hint="eastAsia"/>
        </w:rPr>
        <w:t>。</w:t>
      </w:r>
      <w:r>
        <w:rPr>
          <w:rFonts w:hint="eastAsia"/>
        </w:rPr>
        <w:t>如表</w:t>
      </w:r>
      <w:r>
        <w:rPr>
          <w:rFonts w:hint="eastAsia"/>
        </w:rPr>
        <w:t>2-2</w:t>
      </w:r>
      <w:r>
        <w:rPr>
          <w:rFonts w:hint="eastAsia"/>
        </w:rPr>
        <w:t>所示，表中列出了</w:t>
      </w:r>
      <w:r>
        <w:rPr>
          <w:rFonts w:hint="eastAsia"/>
        </w:rPr>
        <w:t>Xpath</w:t>
      </w:r>
      <w:r w:rsidR="004A2F2E">
        <w:rPr>
          <w:rFonts w:hint="eastAsia"/>
        </w:rPr>
        <w:t>最常用的</w:t>
      </w:r>
      <w:r>
        <w:rPr>
          <w:rFonts w:hint="eastAsia"/>
        </w:rPr>
        <w:t>表达式以及其描述。</w:t>
      </w:r>
    </w:p>
    <w:p w14:paraId="292250D9" w14:textId="77777777" w:rsidR="008114E2" w:rsidRDefault="008114E2" w:rsidP="004A6808">
      <w:pPr>
        <w:ind w:firstLineChars="200" w:firstLine="480"/>
        <w:jc w:val="center"/>
      </w:pPr>
      <w:r>
        <w:rPr>
          <w:rFonts w:hint="eastAsia"/>
        </w:rPr>
        <w:t>表</w:t>
      </w:r>
      <w:r>
        <w:rPr>
          <w:rFonts w:hint="eastAsia"/>
        </w:rPr>
        <w:t>2-2 Xpath</w:t>
      </w:r>
      <w:r w:rsidR="007322F1">
        <w:rPr>
          <w:rFonts w:hint="eastAsia"/>
        </w:rPr>
        <w:t>的常用</w:t>
      </w:r>
      <w:r>
        <w:rPr>
          <w:rFonts w:hint="eastAsia"/>
        </w:rPr>
        <w:t>表达式</w:t>
      </w:r>
    </w:p>
    <w:tbl>
      <w:tblPr>
        <w:tblStyle w:val="a6"/>
        <w:tblW w:w="0" w:type="auto"/>
        <w:tblInd w:w="534" w:type="dxa"/>
        <w:tblLook w:val="04A0" w:firstRow="1" w:lastRow="0" w:firstColumn="1" w:lastColumn="0" w:noHBand="0" w:noVBand="1"/>
      </w:tblPr>
      <w:tblGrid>
        <w:gridCol w:w="2126"/>
        <w:gridCol w:w="5386"/>
      </w:tblGrid>
      <w:tr w:rsidR="008114E2" w14:paraId="24F8A390" w14:textId="77777777" w:rsidTr="004A2F2E">
        <w:tc>
          <w:tcPr>
            <w:tcW w:w="2126" w:type="dxa"/>
          </w:tcPr>
          <w:p w14:paraId="24844CA8" w14:textId="77777777" w:rsidR="008114E2" w:rsidRPr="008114E2" w:rsidRDefault="008114E2" w:rsidP="00E86A54">
            <w:pPr>
              <w:ind w:firstLine="422"/>
              <w:jc w:val="center"/>
              <w:rPr>
                <w:b/>
              </w:rPr>
            </w:pPr>
            <w:r w:rsidRPr="008114E2">
              <w:rPr>
                <w:rFonts w:hint="eastAsia"/>
                <w:b/>
              </w:rPr>
              <w:t>表达式</w:t>
            </w:r>
          </w:p>
        </w:tc>
        <w:tc>
          <w:tcPr>
            <w:tcW w:w="5386" w:type="dxa"/>
          </w:tcPr>
          <w:p w14:paraId="027D88E0" w14:textId="77777777" w:rsidR="008114E2" w:rsidRPr="008114E2" w:rsidRDefault="008114E2" w:rsidP="00E86A54">
            <w:pPr>
              <w:ind w:firstLine="422"/>
              <w:jc w:val="center"/>
              <w:rPr>
                <w:b/>
              </w:rPr>
            </w:pPr>
            <w:r w:rsidRPr="008114E2">
              <w:rPr>
                <w:rFonts w:hint="eastAsia"/>
                <w:b/>
              </w:rPr>
              <w:t>描述</w:t>
            </w:r>
          </w:p>
        </w:tc>
      </w:tr>
      <w:tr w:rsidR="008114E2" w14:paraId="703C8B02" w14:textId="77777777" w:rsidTr="004A2F2E">
        <w:tc>
          <w:tcPr>
            <w:tcW w:w="2126" w:type="dxa"/>
          </w:tcPr>
          <w:p w14:paraId="71A788E7" w14:textId="77777777" w:rsidR="008114E2" w:rsidRDefault="008114E2" w:rsidP="008114E2">
            <w:pPr>
              <w:jc w:val="center"/>
            </w:pPr>
            <w:r>
              <w:rPr>
                <w:rFonts w:hint="eastAsia"/>
              </w:rPr>
              <w:t>nodename</w:t>
            </w:r>
          </w:p>
        </w:tc>
        <w:tc>
          <w:tcPr>
            <w:tcW w:w="5386" w:type="dxa"/>
          </w:tcPr>
          <w:p w14:paraId="433C0299" w14:textId="77777777" w:rsidR="008114E2" w:rsidRDefault="008114E2" w:rsidP="008114E2">
            <w:pPr>
              <w:jc w:val="center"/>
            </w:pPr>
            <w:r>
              <w:rPr>
                <w:rFonts w:hint="eastAsia"/>
              </w:rPr>
              <w:t>选取此节点的所有子节点</w:t>
            </w:r>
            <w:r w:rsidR="00C66C45">
              <w:rPr>
                <w:rFonts w:hint="eastAsia"/>
              </w:rPr>
              <w:t>。</w:t>
            </w:r>
          </w:p>
        </w:tc>
      </w:tr>
      <w:tr w:rsidR="008114E2" w14:paraId="2EA9FC68" w14:textId="77777777" w:rsidTr="004A2F2E">
        <w:tc>
          <w:tcPr>
            <w:tcW w:w="2126" w:type="dxa"/>
          </w:tcPr>
          <w:p w14:paraId="5DADCD5A" w14:textId="77777777" w:rsidR="008114E2" w:rsidRDefault="008114E2" w:rsidP="008114E2">
            <w:pPr>
              <w:jc w:val="center"/>
            </w:pPr>
            <w:r>
              <w:rPr>
                <w:rFonts w:hint="eastAsia"/>
              </w:rPr>
              <w:t>/</w:t>
            </w:r>
          </w:p>
        </w:tc>
        <w:tc>
          <w:tcPr>
            <w:tcW w:w="5386" w:type="dxa"/>
          </w:tcPr>
          <w:p w14:paraId="6FABD8D3" w14:textId="77777777" w:rsidR="008114E2" w:rsidRPr="008114E2" w:rsidRDefault="008114E2" w:rsidP="008114E2">
            <w:pPr>
              <w:jc w:val="center"/>
            </w:pPr>
            <w:r>
              <w:rPr>
                <w:rFonts w:hint="eastAsia"/>
              </w:rPr>
              <w:t>从根节点选取</w:t>
            </w:r>
            <w:r w:rsidR="00C66C45">
              <w:rPr>
                <w:rFonts w:hint="eastAsia"/>
              </w:rPr>
              <w:t>。</w:t>
            </w:r>
          </w:p>
        </w:tc>
      </w:tr>
      <w:tr w:rsidR="008114E2" w14:paraId="0C2E0216" w14:textId="77777777" w:rsidTr="004A2F2E">
        <w:tc>
          <w:tcPr>
            <w:tcW w:w="2126" w:type="dxa"/>
          </w:tcPr>
          <w:p w14:paraId="4A44EF08" w14:textId="77777777" w:rsidR="008114E2" w:rsidRDefault="008114E2" w:rsidP="008114E2">
            <w:pPr>
              <w:jc w:val="center"/>
            </w:pPr>
            <w:r>
              <w:rPr>
                <w:rFonts w:hint="eastAsia"/>
              </w:rPr>
              <w:t>//</w:t>
            </w:r>
          </w:p>
        </w:tc>
        <w:tc>
          <w:tcPr>
            <w:tcW w:w="5386" w:type="dxa"/>
          </w:tcPr>
          <w:p w14:paraId="5192EA29" w14:textId="77777777" w:rsidR="008114E2" w:rsidRDefault="008114E2" w:rsidP="008114E2">
            <w:pPr>
              <w:jc w:val="center"/>
            </w:pPr>
            <w:r>
              <w:rPr>
                <w:rFonts w:hint="eastAsia"/>
              </w:rPr>
              <w:t>从当前节点选择文档中的节点，不考虑</w:t>
            </w:r>
            <w:r w:rsidRPr="008114E2">
              <w:rPr>
                <w:rFonts w:hint="eastAsia"/>
              </w:rPr>
              <w:t>位置</w:t>
            </w:r>
            <w:r w:rsidR="00C66C45">
              <w:rPr>
                <w:rFonts w:hint="eastAsia"/>
              </w:rPr>
              <w:t>。</w:t>
            </w:r>
          </w:p>
        </w:tc>
      </w:tr>
      <w:tr w:rsidR="008114E2" w14:paraId="29F7C2EC" w14:textId="77777777" w:rsidTr="004A2F2E">
        <w:tc>
          <w:tcPr>
            <w:tcW w:w="2126" w:type="dxa"/>
          </w:tcPr>
          <w:p w14:paraId="5C12BBA4" w14:textId="77777777" w:rsidR="008114E2" w:rsidRDefault="008114E2" w:rsidP="008114E2">
            <w:pPr>
              <w:jc w:val="center"/>
            </w:pPr>
            <w:r>
              <w:rPr>
                <w:rFonts w:hint="eastAsia"/>
              </w:rPr>
              <w:t>@</w:t>
            </w:r>
          </w:p>
        </w:tc>
        <w:tc>
          <w:tcPr>
            <w:tcW w:w="5386" w:type="dxa"/>
          </w:tcPr>
          <w:p w14:paraId="55B55E84" w14:textId="77777777" w:rsidR="008114E2" w:rsidRPr="008114E2" w:rsidRDefault="008114E2" w:rsidP="008114E2">
            <w:pPr>
              <w:jc w:val="center"/>
            </w:pPr>
            <w:r>
              <w:rPr>
                <w:rFonts w:hint="eastAsia"/>
              </w:rPr>
              <w:t>选取属性</w:t>
            </w:r>
            <w:r w:rsidR="00C66C45">
              <w:rPr>
                <w:rFonts w:hint="eastAsia"/>
              </w:rPr>
              <w:t>。</w:t>
            </w:r>
          </w:p>
        </w:tc>
      </w:tr>
    </w:tbl>
    <w:p w14:paraId="20FDB0D4" w14:textId="77777777" w:rsidR="008114E2" w:rsidRDefault="004A2F2E" w:rsidP="004A6808">
      <w:pPr>
        <w:ind w:firstLineChars="200" w:firstLine="480"/>
      </w:pPr>
      <w:r>
        <w:rPr>
          <w:rFonts w:hint="eastAsia"/>
        </w:rPr>
        <w:t>了解了</w:t>
      </w:r>
      <w:r>
        <w:rPr>
          <w:rFonts w:hint="eastAsia"/>
        </w:rPr>
        <w:t>Xpath</w:t>
      </w:r>
      <w:r>
        <w:rPr>
          <w:rFonts w:hint="eastAsia"/>
        </w:rPr>
        <w:t>查询语</w:t>
      </w:r>
      <w:r w:rsidR="002B0912">
        <w:rPr>
          <w:rFonts w:hint="eastAsia"/>
        </w:rPr>
        <w:t>言的一些基本表示式，表述得</w:t>
      </w:r>
      <w:r>
        <w:rPr>
          <w:rFonts w:hint="eastAsia"/>
        </w:rPr>
        <w:t>相对抽象，下面通过实例来说明</w:t>
      </w:r>
      <w:r w:rsidR="002B0912">
        <w:rPr>
          <w:rFonts w:hint="eastAsia"/>
        </w:rPr>
        <w:t>Xpath</w:t>
      </w:r>
      <w:r w:rsidR="002B0912">
        <w:rPr>
          <w:rFonts w:hint="eastAsia"/>
        </w:rPr>
        <w:t>表达式的用法和查询过程。如表</w:t>
      </w:r>
      <w:r w:rsidR="002B0912">
        <w:rPr>
          <w:rFonts w:hint="eastAsia"/>
        </w:rPr>
        <w:t>2-3</w:t>
      </w:r>
      <w:r w:rsidR="002B0912">
        <w:rPr>
          <w:rFonts w:hint="eastAsia"/>
        </w:rPr>
        <w:t>所示，通过选取一些具体的</w:t>
      </w:r>
      <w:r w:rsidR="002B0912">
        <w:rPr>
          <w:rFonts w:hint="eastAsia"/>
        </w:rPr>
        <w:t>Xpath</w:t>
      </w:r>
      <w:r w:rsidR="002B0912">
        <w:rPr>
          <w:rFonts w:hint="eastAsia"/>
        </w:rPr>
        <w:t>路径表示式，显示其查询结果来帮助理解</w:t>
      </w:r>
      <w:r w:rsidR="002B0912">
        <w:rPr>
          <w:rFonts w:hint="eastAsia"/>
        </w:rPr>
        <w:t>Xpath</w:t>
      </w:r>
      <w:r w:rsidR="002B0912">
        <w:rPr>
          <w:rFonts w:hint="eastAsia"/>
        </w:rPr>
        <w:t>语言的查询方式。</w:t>
      </w:r>
    </w:p>
    <w:p w14:paraId="3F75675E" w14:textId="77777777" w:rsidR="002B0912" w:rsidRDefault="000163F8" w:rsidP="004A6808">
      <w:pPr>
        <w:ind w:firstLineChars="200" w:firstLine="480"/>
        <w:jc w:val="center"/>
      </w:pPr>
      <w:r>
        <w:rPr>
          <w:rFonts w:hint="eastAsia"/>
        </w:rPr>
        <w:t>表</w:t>
      </w:r>
      <w:r>
        <w:rPr>
          <w:rFonts w:hint="eastAsia"/>
        </w:rPr>
        <w:t>2-3 Xpath</w:t>
      </w:r>
      <w:r>
        <w:rPr>
          <w:rFonts w:hint="eastAsia"/>
        </w:rPr>
        <w:t>的路径表达式</w:t>
      </w:r>
    </w:p>
    <w:tbl>
      <w:tblPr>
        <w:tblStyle w:val="a6"/>
        <w:tblW w:w="0" w:type="auto"/>
        <w:tblInd w:w="534" w:type="dxa"/>
        <w:tblLook w:val="04A0" w:firstRow="1" w:lastRow="0" w:firstColumn="1" w:lastColumn="0" w:noHBand="0" w:noVBand="1"/>
      </w:tblPr>
      <w:tblGrid>
        <w:gridCol w:w="1842"/>
        <w:gridCol w:w="5670"/>
      </w:tblGrid>
      <w:tr w:rsidR="00FB2C66" w14:paraId="237C0306" w14:textId="77777777" w:rsidTr="00C66C45">
        <w:tc>
          <w:tcPr>
            <w:tcW w:w="1842" w:type="dxa"/>
          </w:tcPr>
          <w:p w14:paraId="160B5D63" w14:textId="77777777" w:rsidR="00FB2C66" w:rsidRPr="00C66C45" w:rsidRDefault="00FB2C66" w:rsidP="00E86A54">
            <w:pPr>
              <w:ind w:firstLine="422"/>
              <w:jc w:val="center"/>
              <w:rPr>
                <w:b/>
              </w:rPr>
            </w:pPr>
            <w:r w:rsidRPr="00C66C45">
              <w:rPr>
                <w:rFonts w:hint="eastAsia"/>
                <w:b/>
              </w:rPr>
              <w:t>路径表达式</w:t>
            </w:r>
          </w:p>
        </w:tc>
        <w:tc>
          <w:tcPr>
            <w:tcW w:w="5670" w:type="dxa"/>
          </w:tcPr>
          <w:p w14:paraId="4D0A6971" w14:textId="77777777" w:rsidR="00FB2C66" w:rsidRPr="00C66C45" w:rsidRDefault="00FB2C66" w:rsidP="00E86A54">
            <w:pPr>
              <w:ind w:firstLine="422"/>
              <w:jc w:val="center"/>
              <w:rPr>
                <w:b/>
              </w:rPr>
            </w:pPr>
            <w:r w:rsidRPr="00C66C45">
              <w:rPr>
                <w:rFonts w:hint="eastAsia"/>
                <w:b/>
              </w:rPr>
              <w:t>结果</w:t>
            </w:r>
          </w:p>
        </w:tc>
      </w:tr>
      <w:tr w:rsidR="00FB2C66" w14:paraId="3E6F5A3C" w14:textId="77777777" w:rsidTr="00C66C45">
        <w:tc>
          <w:tcPr>
            <w:tcW w:w="1842" w:type="dxa"/>
          </w:tcPr>
          <w:p w14:paraId="678CB107" w14:textId="77777777" w:rsidR="00FB2C66" w:rsidRDefault="00C66C45" w:rsidP="00C66C45">
            <w:pPr>
              <w:jc w:val="center"/>
            </w:pPr>
            <w:r>
              <w:t>bookstore</w:t>
            </w:r>
          </w:p>
        </w:tc>
        <w:tc>
          <w:tcPr>
            <w:tcW w:w="5670" w:type="dxa"/>
          </w:tcPr>
          <w:p w14:paraId="1B704E0F" w14:textId="77777777" w:rsidR="00FB2C66" w:rsidRDefault="00C66C45" w:rsidP="00C66C45">
            <w:pPr>
              <w:jc w:val="center"/>
            </w:pPr>
            <w:r>
              <w:rPr>
                <w:rFonts w:hint="eastAsia"/>
              </w:rPr>
              <w:t>选取</w:t>
            </w:r>
            <w:r>
              <w:rPr>
                <w:rFonts w:hint="eastAsia"/>
              </w:rPr>
              <w:t>bookstore</w:t>
            </w:r>
            <w:r>
              <w:rPr>
                <w:rFonts w:hint="eastAsia"/>
              </w:rPr>
              <w:t>元素的所有子节点。</w:t>
            </w:r>
          </w:p>
        </w:tc>
      </w:tr>
      <w:tr w:rsidR="00FB2C66" w14:paraId="30862F12" w14:textId="77777777" w:rsidTr="00C66C45">
        <w:tc>
          <w:tcPr>
            <w:tcW w:w="1842" w:type="dxa"/>
          </w:tcPr>
          <w:p w14:paraId="50E57FE5" w14:textId="77777777" w:rsidR="00FB2C66" w:rsidRDefault="00C66C45" w:rsidP="00C66C45">
            <w:pPr>
              <w:jc w:val="center"/>
            </w:pPr>
            <w:r>
              <w:rPr>
                <w:rFonts w:hint="eastAsia"/>
              </w:rPr>
              <w:t>/bookstore</w:t>
            </w:r>
          </w:p>
        </w:tc>
        <w:tc>
          <w:tcPr>
            <w:tcW w:w="5670" w:type="dxa"/>
          </w:tcPr>
          <w:p w14:paraId="0F6854B4" w14:textId="77777777" w:rsidR="00FB2C66" w:rsidRDefault="00C66C45" w:rsidP="00C66C45">
            <w:pPr>
              <w:jc w:val="center"/>
            </w:pPr>
            <w:r>
              <w:rPr>
                <w:rFonts w:hint="eastAsia"/>
              </w:rPr>
              <w:t>选取根元素</w:t>
            </w:r>
            <w:r>
              <w:rPr>
                <w:rFonts w:hint="eastAsia"/>
              </w:rPr>
              <w:t>bookstore</w:t>
            </w:r>
            <w:r>
              <w:rPr>
                <w:rFonts w:hint="eastAsia"/>
              </w:rPr>
              <w:t>。</w:t>
            </w:r>
          </w:p>
        </w:tc>
      </w:tr>
      <w:tr w:rsidR="00FB2C66" w14:paraId="7ECC1B11" w14:textId="77777777" w:rsidTr="00C66C45">
        <w:tc>
          <w:tcPr>
            <w:tcW w:w="1842" w:type="dxa"/>
          </w:tcPr>
          <w:p w14:paraId="26C8896D" w14:textId="77777777" w:rsidR="00FB2C66" w:rsidRDefault="00C66C45" w:rsidP="00C66C45">
            <w:pPr>
              <w:jc w:val="center"/>
            </w:pPr>
            <w:r>
              <w:t>bookstore</w:t>
            </w:r>
            <w:r>
              <w:rPr>
                <w:rFonts w:hint="eastAsia"/>
              </w:rPr>
              <w:t>/book</w:t>
            </w:r>
          </w:p>
        </w:tc>
        <w:tc>
          <w:tcPr>
            <w:tcW w:w="5670" w:type="dxa"/>
          </w:tcPr>
          <w:p w14:paraId="764CE3CD" w14:textId="77777777" w:rsidR="00FB2C66" w:rsidRDefault="00C66C45" w:rsidP="00C66C45">
            <w:pPr>
              <w:jc w:val="center"/>
            </w:pPr>
            <w:r>
              <w:rPr>
                <w:rFonts w:hint="eastAsia"/>
              </w:rPr>
              <w:t>选取属于</w:t>
            </w:r>
            <w:r>
              <w:rPr>
                <w:rFonts w:hint="eastAsia"/>
              </w:rPr>
              <w:t>bookstore</w:t>
            </w:r>
            <w:r>
              <w:rPr>
                <w:rFonts w:hint="eastAsia"/>
              </w:rPr>
              <w:t>的子元素的所有</w:t>
            </w:r>
            <w:r>
              <w:rPr>
                <w:rFonts w:hint="eastAsia"/>
              </w:rPr>
              <w:t>book</w:t>
            </w:r>
            <w:r>
              <w:rPr>
                <w:rFonts w:hint="eastAsia"/>
              </w:rPr>
              <w:t>元素。</w:t>
            </w:r>
          </w:p>
        </w:tc>
      </w:tr>
      <w:tr w:rsidR="00FB2C66" w14:paraId="32090A2A" w14:textId="77777777" w:rsidTr="00C66C45">
        <w:tc>
          <w:tcPr>
            <w:tcW w:w="1842" w:type="dxa"/>
          </w:tcPr>
          <w:p w14:paraId="77375515" w14:textId="77777777" w:rsidR="00FB2C66" w:rsidRDefault="00C66C45" w:rsidP="00C66C45">
            <w:pPr>
              <w:jc w:val="center"/>
            </w:pPr>
            <w:r>
              <w:t>bookstore</w:t>
            </w:r>
            <w:r>
              <w:rPr>
                <w:rFonts w:hint="eastAsia"/>
              </w:rPr>
              <w:t>//book</w:t>
            </w:r>
          </w:p>
        </w:tc>
        <w:tc>
          <w:tcPr>
            <w:tcW w:w="5670" w:type="dxa"/>
          </w:tcPr>
          <w:p w14:paraId="20C7F4DA" w14:textId="77777777" w:rsidR="00FB2C66" w:rsidRDefault="00C66C45" w:rsidP="00C66C45">
            <w:pPr>
              <w:jc w:val="center"/>
            </w:pPr>
            <w:r w:rsidRPr="00C66C45">
              <w:rPr>
                <w:rFonts w:hint="eastAsia"/>
              </w:rPr>
              <w:t>选择属于</w:t>
            </w:r>
            <w:r w:rsidRPr="00C66C45">
              <w:rPr>
                <w:rFonts w:hint="eastAsia"/>
              </w:rPr>
              <w:t xml:space="preserve"> bookstore </w:t>
            </w:r>
            <w:r w:rsidRPr="00C66C45">
              <w:rPr>
                <w:rFonts w:hint="eastAsia"/>
              </w:rPr>
              <w:t>元素的后代的所有</w:t>
            </w:r>
            <w:r w:rsidRPr="00C66C45">
              <w:rPr>
                <w:rFonts w:hint="eastAsia"/>
              </w:rPr>
              <w:t xml:space="preserve"> book </w:t>
            </w:r>
            <w:r>
              <w:rPr>
                <w:rFonts w:hint="eastAsia"/>
              </w:rPr>
              <w:t>元素，</w:t>
            </w:r>
            <w:r w:rsidRPr="00C66C45">
              <w:rPr>
                <w:rFonts w:hint="eastAsia"/>
              </w:rPr>
              <w:t>不管它们位于</w:t>
            </w:r>
            <w:r w:rsidRPr="00C66C45">
              <w:rPr>
                <w:rFonts w:hint="eastAsia"/>
              </w:rPr>
              <w:t xml:space="preserve"> bookstore </w:t>
            </w:r>
            <w:r w:rsidRPr="00C66C45">
              <w:rPr>
                <w:rFonts w:hint="eastAsia"/>
              </w:rPr>
              <w:t>之下的什么位置</w:t>
            </w:r>
            <w:r>
              <w:rPr>
                <w:rFonts w:hint="eastAsia"/>
              </w:rPr>
              <w:t>。</w:t>
            </w:r>
          </w:p>
        </w:tc>
      </w:tr>
      <w:tr w:rsidR="00FB2C66" w14:paraId="6803FD3C" w14:textId="77777777" w:rsidTr="00C66C45">
        <w:tc>
          <w:tcPr>
            <w:tcW w:w="1842" w:type="dxa"/>
          </w:tcPr>
          <w:p w14:paraId="1FD7C53A" w14:textId="77777777" w:rsidR="00FB2C66" w:rsidRDefault="00C66C45" w:rsidP="00C66C45">
            <w:pPr>
              <w:jc w:val="center"/>
            </w:pPr>
            <w:r>
              <w:rPr>
                <w:rFonts w:hint="eastAsia"/>
              </w:rPr>
              <w:t>//@lang</w:t>
            </w:r>
          </w:p>
        </w:tc>
        <w:tc>
          <w:tcPr>
            <w:tcW w:w="5670" w:type="dxa"/>
          </w:tcPr>
          <w:p w14:paraId="33B5FEFD" w14:textId="77777777" w:rsidR="00FB2C66" w:rsidRDefault="00C66C45" w:rsidP="00C66C45">
            <w:pPr>
              <w:jc w:val="center"/>
            </w:pPr>
            <w:r w:rsidRPr="00C66C45">
              <w:rPr>
                <w:rFonts w:hint="eastAsia"/>
              </w:rPr>
              <w:t>选取名为</w:t>
            </w:r>
            <w:r w:rsidRPr="00C66C45">
              <w:rPr>
                <w:rFonts w:hint="eastAsia"/>
              </w:rPr>
              <w:t xml:space="preserve"> lang </w:t>
            </w:r>
            <w:r w:rsidRPr="00C66C45">
              <w:rPr>
                <w:rFonts w:hint="eastAsia"/>
              </w:rPr>
              <w:t>的所有属性</w:t>
            </w:r>
            <w:r>
              <w:rPr>
                <w:rFonts w:hint="eastAsia"/>
              </w:rPr>
              <w:t>。</w:t>
            </w:r>
          </w:p>
        </w:tc>
      </w:tr>
    </w:tbl>
    <w:p w14:paraId="7C16D204" w14:textId="77777777" w:rsidR="00FB2C66" w:rsidRDefault="00972691" w:rsidP="004A6808">
      <w:pPr>
        <w:ind w:firstLineChars="200" w:firstLine="480"/>
      </w:pPr>
      <w:r>
        <w:rPr>
          <w:rFonts w:hint="eastAsia"/>
        </w:rPr>
        <w:t>为了能够更加清晰和详细地展示</w:t>
      </w:r>
      <w:r>
        <w:rPr>
          <w:rFonts w:hint="eastAsia"/>
        </w:rPr>
        <w:t>Xpath</w:t>
      </w:r>
      <w:r>
        <w:rPr>
          <w:rFonts w:hint="eastAsia"/>
        </w:rPr>
        <w:t>的查询过程，根据图</w:t>
      </w:r>
      <w:r>
        <w:rPr>
          <w:rFonts w:hint="eastAsia"/>
        </w:rPr>
        <w:t>2-4</w:t>
      </w:r>
      <w:r>
        <w:rPr>
          <w:rFonts w:hint="eastAsia"/>
        </w:rPr>
        <w:t>所给出的</w:t>
      </w:r>
      <w:r>
        <w:rPr>
          <w:rFonts w:hint="eastAsia"/>
        </w:rPr>
        <w:lastRenderedPageBreak/>
        <w:t>XML</w:t>
      </w:r>
      <w:r>
        <w:rPr>
          <w:rFonts w:hint="eastAsia"/>
        </w:rPr>
        <w:t>文档以及表</w:t>
      </w:r>
      <w:r>
        <w:rPr>
          <w:rFonts w:hint="eastAsia"/>
        </w:rPr>
        <w:t>2-3</w:t>
      </w:r>
      <w:r>
        <w:rPr>
          <w:rFonts w:hint="eastAsia"/>
        </w:rPr>
        <w:t>所给出的路径表达式以及对应的查询结果，可以绘制出相应的</w:t>
      </w:r>
      <w:r>
        <w:rPr>
          <w:rFonts w:hint="eastAsia"/>
        </w:rPr>
        <w:t>Xpath</w:t>
      </w:r>
      <w:r>
        <w:rPr>
          <w:rFonts w:hint="eastAsia"/>
        </w:rPr>
        <w:t>查询结果节点树。如图</w:t>
      </w:r>
      <w:r>
        <w:rPr>
          <w:rFonts w:hint="eastAsia"/>
        </w:rPr>
        <w:t>2-5</w:t>
      </w:r>
      <w:r>
        <w:rPr>
          <w:rFonts w:hint="eastAsia"/>
        </w:rPr>
        <w:t>所示。</w:t>
      </w:r>
    </w:p>
    <w:p w14:paraId="1283E0E3" w14:textId="77777777" w:rsidR="008C52A8" w:rsidRDefault="008C52A8" w:rsidP="008C52A8">
      <w:r>
        <w:object w:dxaOrig="11790" w:dyaOrig="17460" w14:anchorId="689D1718">
          <v:shape id="_x0000_i1030" type="#_x0000_t75" style="width:414.75pt;height:614.25pt" o:ole="">
            <v:imagedata r:id="rId18" o:title=""/>
          </v:shape>
          <o:OLEObject Type="Embed" ProgID="Visio.Drawing.11" ShapeID="_x0000_i1030" DrawAspect="Content" ObjectID="_1524916776" r:id="rId19"/>
        </w:object>
      </w:r>
    </w:p>
    <w:p w14:paraId="68571AA3" w14:textId="77777777" w:rsidR="008C52A8" w:rsidRDefault="008C52A8" w:rsidP="008C52A8">
      <w:pPr>
        <w:jc w:val="center"/>
      </w:pPr>
      <w:r>
        <w:rPr>
          <w:rFonts w:hint="eastAsia"/>
        </w:rPr>
        <w:t>图</w:t>
      </w:r>
      <w:r w:rsidR="00DD2D5D">
        <w:rPr>
          <w:rFonts w:hint="eastAsia"/>
        </w:rPr>
        <w:t>2-6</w:t>
      </w:r>
      <w:r>
        <w:rPr>
          <w:rFonts w:hint="eastAsia"/>
        </w:rPr>
        <w:t xml:space="preserve"> Xpath</w:t>
      </w:r>
      <w:r>
        <w:rPr>
          <w:rFonts w:hint="eastAsia"/>
        </w:rPr>
        <w:t>查询结果节点树</w:t>
      </w:r>
    </w:p>
    <w:p w14:paraId="70A5C590" w14:textId="77777777" w:rsidR="0067227F" w:rsidRPr="002B0912" w:rsidRDefault="009E2F89" w:rsidP="004A6808">
      <w:pPr>
        <w:ind w:firstLineChars="200" w:firstLine="480"/>
      </w:pPr>
      <w:r>
        <w:rPr>
          <w:rFonts w:hint="eastAsia"/>
        </w:rPr>
        <w:lastRenderedPageBreak/>
        <w:t>根据图</w:t>
      </w:r>
      <w:r>
        <w:rPr>
          <w:rFonts w:hint="eastAsia"/>
        </w:rPr>
        <w:t>2-5</w:t>
      </w:r>
      <w:r>
        <w:rPr>
          <w:rFonts w:hint="eastAsia"/>
        </w:rPr>
        <w:t>的</w:t>
      </w:r>
      <w:r>
        <w:rPr>
          <w:rFonts w:hint="eastAsia"/>
        </w:rPr>
        <w:t>(a)(b)(c)(d)</w:t>
      </w:r>
      <w:r>
        <w:rPr>
          <w:rFonts w:hint="eastAsia"/>
        </w:rPr>
        <w:t>可以清楚地看出，</w:t>
      </w:r>
      <w:r>
        <w:rPr>
          <w:rFonts w:hint="eastAsia"/>
        </w:rPr>
        <w:t>Xpath</w:t>
      </w:r>
      <w:r>
        <w:rPr>
          <w:rFonts w:hint="eastAsia"/>
        </w:rPr>
        <w:t>查询语言可以根据需要写出不同的</w:t>
      </w:r>
      <w:r>
        <w:rPr>
          <w:rFonts w:hint="eastAsia"/>
        </w:rPr>
        <w:t>Xpath</w:t>
      </w:r>
      <w:r>
        <w:rPr>
          <w:rFonts w:hint="eastAsia"/>
        </w:rPr>
        <w:t>路径表达式，根据路径表达式可以准确地锁定相应的节点，查询出节点所包含的信息。特别地，在路径表达式的表示上，需要注意“</w:t>
      </w:r>
      <w:r>
        <w:rPr>
          <w:rFonts w:hint="eastAsia"/>
        </w:rPr>
        <w:t>/</w:t>
      </w:r>
      <w:r>
        <w:rPr>
          <w:rFonts w:hint="eastAsia"/>
        </w:rPr>
        <w:t>”和“</w:t>
      </w:r>
      <w:r>
        <w:rPr>
          <w:rFonts w:hint="eastAsia"/>
        </w:rPr>
        <w:t>//</w:t>
      </w:r>
      <w:r>
        <w:rPr>
          <w:rFonts w:hint="eastAsia"/>
        </w:rPr>
        <w:t>”的差别。前者范围仅限子元素，而后者范围则为所有后代。</w:t>
      </w:r>
    </w:p>
    <w:p w14:paraId="22992A2A" w14:textId="77777777" w:rsidR="00D87189" w:rsidRPr="00D87189" w:rsidRDefault="00D672D4" w:rsidP="007F18C0">
      <w:pPr>
        <w:pStyle w:val="1"/>
        <w:numPr>
          <w:ilvl w:val="0"/>
          <w:numId w:val="24"/>
        </w:numPr>
        <w:jc w:val="center"/>
      </w:pPr>
      <w:bookmarkStart w:id="123" w:name="_Toc450930611"/>
      <w:r>
        <w:rPr>
          <w:rFonts w:hint="eastAsia"/>
        </w:rPr>
        <w:t>缓冲式</w:t>
      </w:r>
      <w:r w:rsidR="00412EC6">
        <w:rPr>
          <w:rFonts w:hint="eastAsia"/>
        </w:rPr>
        <w:t>XML DOM</w:t>
      </w:r>
      <w:commentRangeStart w:id="124"/>
      <w:r w:rsidR="00412EC6">
        <w:rPr>
          <w:rFonts w:hint="eastAsia"/>
        </w:rPr>
        <w:t>与</w:t>
      </w:r>
      <w:commentRangeEnd w:id="124"/>
      <w:r w:rsidR="008D57F5">
        <w:rPr>
          <w:rStyle w:val="ad"/>
          <w:rFonts w:eastAsiaTheme="minorEastAsia"/>
          <w:b w:val="0"/>
          <w:bCs w:val="0"/>
          <w:kern w:val="2"/>
        </w:rPr>
        <w:commentReference w:id="124"/>
      </w:r>
      <w:r w:rsidR="00412EC6">
        <w:rPr>
          <w:rFonts w:hint="eastAsia"/>
        </w:rPr>
        <w:t>Xpath</w:t>
      </w:r>
      <w:r w:rsidR="00412EC6">
        <w:rPr>
          <w:rFonts w:hint="eastAsia"/>
        </w:rPr>
        <w:t>查询的设计</w:t>
      </w:r>
      <w:bookmarkEnd w:id="123"/>
    </w:p>
    <w:p w14:paraId="68F342AE" w14:textId="77777777" w:rsidR="00852E0F" w:rsidRPr="00852E0F" w:rsidRDefault="00412EC6" w:rsidP="00795791">
      <w:pPr>
        <w:pStyle w:val="2"/>
      </w:pPr>
      <w:bookmarkStart w:id="125" w:name="_Toc450930612"/>
      <w:r>
        <w:rPr>
          <w:rFonts w:hint="eastAsia"/>
        </w:rPr>
        <w:t>缓冲</w:t>
      </w:r>
      <w:r w:rsidR="00CC3AC1">
        <w:rPr>
          <w:rFonts w:hint="eastAsia"/>
        </w:rPr>
        <w:t>式</w:t>
      </w:r>
      <w:r w:rsidR="00CC3AC1">
        <w:rPr>
          <w:rFonts w:hint="eastAsia"/>
        </w:rPr>
        <w:t xml:space="preserve">XML </w:t>
      </w:r>
      <w:r>
        <w:rPr>
          <w:rFonts w:hint="eastAsia"/>
        </w:rPr>
        <w:t>DOM</w:t>
      </w:r>
      <w:r>
        <w:rPr>
          <w:rFonts w:hint="eastAsia"/>
        </w:rPr>
        <w:t>的设计</w:t>
      </w:r>
      <w:bookmarkEnd w:id="125"/>
    </w:p>
    <w:p w14:paraId="5751FA9B" w14:textId="77777777" w:rsidR="00412EC6" w:rsidRDefault="00412EC6" w:rsidP="0045465A">
      <w:pPr>
        <w:pStyle w:val="3"/>
      </w:pPr>
      <w:bookmarkStart w:id="126" w:name="_Toc450930613"/>
      <w:r w:rsidRPr="00A01D9E">
        <w:rPr>
          <w:rFonts w:hint="eastAsia"/>
        </w:rPr>
        <w:t>缓冲</w:t>
      </w:r>
      <w:r w:rsidR="00CC3AC1">
        <w:rPr>
          <w:rFonts w:hint="eastAsia"/>
        </w:rPr>
        <w:t>式</w:t>
      </w:r>
      <w:r w:rsidR="00CC3AC1">
        <w:rPr>
          <w:rFonts w:hint="eastAsia"/>
        </w:rPr>
        <w:t xml:space="preserve">XML </w:t>
      </w:r>
      <w:r w:rsidRPr="00A01D9E">
        <w:rPr>
          <w:rFonts w:hint="eastAsia"/>
        </w:rPr>
        <w:t>DOM</w:t>
      </w:r>
      <w:r w:rsidRPr="00A01D9E">
        <w:rPr>
          <w:rFonts w:hint="eastAsia"/>
        </w:rPr>
        <w:t>数据结构的</w:t>
      </w:r>
      <w:commentRangeStart w:id="127"/>
      <w:r w:rsidRPr="00A01D9E">
        <w:rPr>
          <w:rFonts w:hint="eastAsia"/>
        </w:rPr>
        <w:t>设计</w:t>
      </w:r>
      <w:bookmarkEnd w:id="126"/>
      <w:commentRangeEnd w:id="127"/>
      <w:r w:rsidR="004F6300">
        <w:rPr>
          <w:rStyle w:val="ad"/>
          <w:rFonts w:eastAsiaTheme="minorEastAsia"/>
          <w:b w:val="0"/>
          <w:bCs w:val="0"/>
        </w:rPr>
        <w:commentReference w:id="127"/>
      </w:r>
    </w:p>
    <w:p w14:paraId="7F07EDA3" w14:textId="77777777" w:rsidR="00D87189" w:rsidRPr="00757452" w:rsidRDefault="00660CCF" w:rsidP="004A6808">
      <w:pPr>
        <w:ind w:firstLineChars="200" w:firstLine="480"/>
        <w:rPr>
          <w:b/>
          <w:color w:val="0070C0"/>
          <w:u w:val="single"/>
        </w:rPr>
      </w:pPr>
      <w:r>
        <w:rPr>
          <w:rFonts w:hint="eastAsia"/>
        </w:rPr>
        <w:t>XML</w:t>
      </w:r>
      <w:r>
        <w:rPr>
          <w:rFonts w:hint="eastAsia"/>
        </w:rPr>
        <w:t>具有标准的树形结构，用链式存储方式能够简单方便的保持其原有结构进行存储。但是链式存储的内存开销较大</w:t>
      </w:r>
      <w:commentRangeStart w:id="128"/>
      <w:r>
        <w:rPr>
          <w:rFonts w:hint="eastAsia"/>
        </w:rPr>
        <w:t>。本课题研究在流数据环境下设计缓冲式</w:t>
      </w:r>
      <w:r>
        <w:rPr>
          <w:rFonts w:hint="eastAsia"/>
        </w:rPr>
        <w:t>XML DOM</w:t>
      </w:r>
      <w:r>
        <w:rPr>
          <w:rFonts w:hint="eastAsia"/>
        </w:rPr>
        <w:t>，由于实验环境条件有限，通过大型</w:t>
      </w:r>
      <w:r>
        <w:rPr>
          <w:rFonts w:hint="eastAsia"/>
        </w:rPr>
        <w:t>XML</w:t>
      </w:r>
      <w:r>
        <w:rPr>
          <w:rFonts w:hint="eastAsia"/>
        </w:rPr>
        <w:t>文档的解析存储来模拟流数据环境下的</w:t>
      </w:r>
      <w:r>
        <w:rPr>
          <w:rFonts w:hint="eastAsia"/>
        </w:rPr>
        <w:t>XML</w:t>
      </w:r>
      <w:r>
        <w:rPr>
          <w:rFonts w:hint="eastAsia"/>
        </w:rPr>
        <w:t>数据的解析存储。</w:t>
      </w:r>
      <w:commentRangeEnd w:id="128"/>
      <w:r w:rsidR="008D57F5">
        <w:rPr>
          <w:rStyle w:val="ad"/>
        </w:rPr>
        <w:commentReference w:id="128"/>
      </w:r>
      <w:r>
        <w:rPr>
          <w:rFonts w:hint="eastAsia"/>
        </w:rPr>
        <w:t>因此为了节省内存空间，</w:t>
      </w:r>
      <w:r w:rsidR="00A37D96">
        <w:rPr>
          <w:rFonts w:hint="eastAsia"/>
        </w:rPr>
        <w:t>避免大型</w:t>
      </w:r>
      <w:r w:rsidR="00A37D96">
        <w:rPr>
          <w:rFonts w:hint="eastAsia"/>
        </w:rPr>
        <w:t>XML</w:t>
      </w:r>
      <w:r w:rsidR="00A37D96">
        <w:rPr>
          <w:rFonts w:hint="eastAsia"/>
        </w:rPr>
        <w:t>文档进行链式存储导致内存溢出等问题，</w:t>
      </w:r>
      <w:r>
        <w:rPr>
          <w:rFonts w:hint="eastAsia"/>
        </w:rPr>
        <w:t>采用顺序存储方式。</w:t>
      </w:r>
      <w:r w:rsidR="00A37D96">
        <w:rPr>
          <w:rFonts w:hint="eastAsia"/>
        </w:rPr>
        <w:t>因此，采用数组来存储</w:t>
      </w:r>
      <w:r w:rsidR="00A37D96">
        <w:rPr>
          <w:rFonts w:hint="eastAsia"/>
        </w:rPr>
        <w:t>DOM</w:t>
      </w:r>
      <w:r w:rsidR="00A37D96">
        <w:rPr>
          <w:rFonts w:hint="eastAsia"/>
        </w:rPr>
        <w:t>信息。通过创建文本数组来保存</w:t>
      </w:r>
      <w:r w:rsidR="00A37D96">
        <w:rPr>
          <w:rFonts w:hint="eastAsia"/>
        </w:rPr>
        <w:t>XML</w:t>
      </w:r>
      <w:r w:rsidR="00A37D96">
        <w:rPr>
          <w:rFonts w:hint="eastAsia"/>
        </w:rPr>
        <w:t>文档中各个节点的文本信息。</w:t>
      </w:r>
    </w:p>
    <w:p w14:paraId="6E34848B" w14:textId="77777777" w:rsidR="0039380B" w:rsidRPr="00757452" w:rsidRDefault="00BC04B3" w:rsidP="004A6808">
      <w:pPr>
        <w:ind w:firstLineChars="200" w:firstLine="480"/>
        <w:rPr>
          <w:b/>
          <w:color w:val="0070C0"/>
          <w:u w:val="single"/>
        </w:rPr>
      </w:pPr>
      <w:commentRangeStart w:id="129"/>
      <w:r>
        <w:rPr>
          <w:rFonts w:hint="eastAsia"/>
        </w:rPr>
        <w:t>此外，在流数据环境下，</w:t>
      </w:r>
      <w:r>
        <w:rPr>
          <w:rFonts w:hint="eastAsia"/>
        </w:rPr>
        <w:t>XML</w:t>
      </w:r>
      <w:r>
        <w:rPr>
          <w:rFonts w:hint="eastAsia"/>
        </w:rPr>
        <w:t>数据流是源源不断到达的，而缓冲式</w:t>
      </w:r>
      <w:r>
        <w:rPr>
          <w:rFonts w:hint="eastAsia"/>
        </w:rPr>
        <w:t>XML DOM</w:t>
      </w:r>
      <w:r>
        <w:rPr>
          <w:rFonts w:hint="eastAsia"/>
        </w:rPr>
        <w:t>应能够实时地对数据流进行解析和存储。由于数据流的数据量极大，通过设计</w:t>
      </w:r>
      <w:r>
        <w:rPr>
          <w:rFonts w:hint="eastAsia"/>
        </w:rPr>
        <w:t>DOM</w:t>
      </w:r>
      <w:r>
        <w:rPr>
          <w:rFonts w:hint="eastAsia"/>
        </w:rPr>
        <w:t>池来存储实时的</w:t>
      </w:r>
      <w:r>
        <w:rPr>
          <w:rFonts w:hint="eastAsia"/>
        </w:rPr>
        <w:t>XML</w:t>
      </w:r>
      <w:r>
        <w:rPr>
          <w:rFonts w:hint="eastAsia"/>
        </w:rPr>
        <w:t>数据流信息。池中保存最新的</w:t>
      </w:r>
      <w:r>
        <w:rPr>
          <w:rFonts w:hint="eastAsia"/>
        </w:rPr>
        <w:t>XML</w:t>
      </w:r>
      <w:r>
        <w:rPr>
          <w:rFonts w:hint="eastAsia"/>
        </w:rPr>
        <w:t>数据，随着数据流的流入，实时地对</w:t>
      </w:r>
      <w:r>
        <w:rPr>
          <w:rFonts w:hint="eastAsia"/>
        </w:rPr>
        <w:t>DOM</w:t>
      </w:r>
      <w:r>
        <w:rPr>
          <w:rFonts w:hint="eastAsia"/>
        </w:rPr>
        <w:t>池中的数据进行更新和替换。</w:t>
      </w:r>
      <w:commentRangeEnd w:id="129"/>
      <w:r w:rsidR="004F6300">
        <w:rPr>
          <w:rStyle w:val="ad"/>
        </w:rPr>
        <w:commentReference w:id="129"/>
      </w:r>
    </w:p>
    <w:p w14:paraId="6FCDABEC" w14:textId="77777777" w:rsidR="00F37FBC" w:rsidRPr="00A909F3" w:rsidRDefault="00F37FBC" w:rsidP="004A6808">
      <w:pPr>
        <w:ind w:firstLineChars="200" w:firstLine="480"/>
      </w:pPr>
      <w:r>
        <w:rPr>
          <w:rFonts w:hint="eastAsia"/>
        </w:rPr>
        <w:t>在对</w:t>
      </w:r>
      <w:r>
        <w:rPr>
          <w:rFonts w:hint="eastAsia"/>
        </w:rPr>
        <w:t>XML</w:t>
      </w:r>
      <w:r>
        <w:rPr>
          <w:rFonts w:hint="eastAsia"/>
        </w:rPr>
        <w:t>数据流的信息进行解析和存储的同时，提供</w:t>
      </w:r>
      <w:commentRangeStart w:id="130"/>
      <w:r>
        <w:rPr>
          <w:rFonts w:hint="eastAsia"/>
        </w:rPr>
        <w:t>X</w:t>
      </w:r>
      <w:del w:id="131" w:author="suhang" w:date="2016-05-15T16:34:00Z">
        <w:r w:rsidDel="004F6300">
          <w:rPr>
            <w:rFonts w:hint="eastAsia"/>
          </w:rPr>
          <w:delText>p</w:delText>
        </w:r>
      </w:del>
      <w:ins w:id="132" w:author="suhang" w:date="2016-05-15T16:34:00Z">
        <w:r w:rsidR="004F6300">
          <w:rPr>
            <w:rFonts w:hint="eastAsia"/>
          </w:rPr>
          <w:t>P</w:t>
        </w:r>
      </w:ins>
      <w:r>
        <w:rPr>
          <w:rFonts w:hint="eastAsia"/>
        </w:rPr>
        <w:t>ath</w:t>
      </w:r>
      <w:commentRangeEnd w:id="130"/>
      <w:r w:rsidR="004F6300">
        <w:rPr>
          <w:rStyle w:val="ad"/>
        </w:rPr>
        <w:commentReference w:id="130"/>
      </w:r>
      <w:r>
        <w:rPr>
          <w:rFonts w:hint="eastAsia"/>
        </w:rPr>
        <w:t>语言的查询。查询实时的</w:t>
      </w:r>
      <w:r>
        <w:rPr>
          <w:rFonts w:hint="eastAsia"/>
        </w:rPr>
        <w:t>DOM</w:t>
      </w:r>
      <w:r>
        <w:rPr>
          <w:rFonts w:hint="eastAsia"/>
        </w:rPr>
        <w:t>池中对应的节点信息。由于</w:t>
      </w:r>
      <w:r>
        <w:rPr>
          <w:rFonts w:hint="eastAsia"/>
        </w:rPr>
        <w:t>DOM</w:t>
      </w:r>
      <w:r>
        <w:rPr>
          <w:rFonts w:hint="eastAsia"/>
        </w:rPr>
        <w:t>池中的数据面临存储和查询</w:t>
      </w:r>
      <w:r w:rsidR="00DD6FD5">
        <w:rPr>
          <w:rFonts w:hint="eastAsia"/>
        </w:rPr>
        <w:t>两个进程的同时调用，因此利用读写锁来控制存储和查询进程对于</w:t>
      </w:r>
      <w:r w:rsidR="00DD6FD5">
        <w:rPr>
          <w:rFonts w:hint="eastAsia"/>
        </w:rPr>
        <w:t>DOM</w:t>
      </w:r>
      <w:r w:rsidR="00DD6FD5">
        <w:rPr>
          <w:rFonts w:hint="eastAsia"/>
        </w:rPr>
        <w:t>池中某个</w:t>
      </w:r>
      <w:r w:rsidR="00DD6FD5">
        <w:rPr>
          <w:rFonts w:hint="eastAsia"/>
        </w:rPr>
        <w:t>DOM</w:t>
      </w:r>
      <w:r w:rsidR="00DD6FD5">
        <w:rPr>
          <w:rFonts w:hint="eastAsia"/>
        </w:rPr>
        <w:t>的访问。</w:t>
      </w:r>
    </w:p>
    <w:p w14:paraId="40497E70" w14:textId="77777777" w:rsidR="00A909F3" w:rsidRDefault="0001195D" w:rsidP="00D93E33">
      <w:r>
        <w:rPr>
          <w:rFonts w:hint="eastAsia"/>
        </w:rPr>
        <w:t>3.1</w:t>
      </w:r>
      <w:r w:rsidR="00D93E33">
        <w:rPr>
          <w:rFonts w:hint="eastAsia"/>
        </w:rPr>
        <w:t>.1.1</w:t>
      </w:r>
      <w:r w:rsidR="00812753">
        <w:rPr>
          <w:rFonts w:hint="eastAsia"/>
        </w:rPr>
        <w:t xml:space="preserve"> </w:t>
      </w:r>
      <w:r w:rsidR="00A909F3">
        <w:rPr>
          <w:rFonts w:hint="eastAsia"/>
        </w:rPr>
        <w:t>DOM</w:t>
      </w:r>
      <w:r w:rsidR="00A909F3">
        <w:rPr>
          <w:rFonts w:hint="eastAsia"/>
        </w:rPr>
        <w:t>池的设计</w:t>
      </w:r>
    </w:p>
    <w:p w14:paraId="5E845259" w14:textId="77777777" w:rsidR="00533D97" w:rsidRDefault="00A909F3" w:rsidP="00533D97">
      <w:pPr>
        <w:ind w:firstLine="420"/>
      </w:pPr>
      <w:r>
        <w:rPr>
          <w:rFonts w:hint="eastAsia"/>
        </w:rPr>
        <w:t>之所以设计</w:t>
      </w:r>
      <w:commentRangeStart w:id="133"/>
      <w:r>
        <w:rPr>
          <w:rFonts w:hint="eastAsia"/>
        </w:rPr>
        <w:t>DOM</w:t>
      </w:r>
      <w:commentRangeEnd w:id="133"/>
      <w:r w:rsidR="004F6300">
        <w:rPr>
          <w:rStyle w:val="ad"/>
        </w:rPr>
        <w:commentReference w:id="133"/>
      </w:r>
      <w:r>
        <w:rPr>
          <w:rFonts w:hint="eastAsia"/>
        </w:rPr>
        <w:t>池是因为在流数据环境下，需要存储的</w:t>
      </w:r>
      <w:r>
        <w:rPr>
          <w:rFonts w:hint="eastAsia"/>
        </w:rPr>
        <w:t>XML</w:t>
      </w:r>
      <w:r>
        <w:rPr>
          <w:rFonts w:hint="eastAsia"/>
        </w:rPr>
        <w:t>数据流信息量巨大。</w:t>
      </w:r>
      <w:r w:rsidR="003D0D19">
        <w:rPr>
          <w:rFonts w:hint="eastAsia"/>
        </w:rPr>
        <w:t>即使仅保存一段有效时间的</w:t>
      </w:r>
      <w:r w:rsidR="003D0D19">
        <w:rPr>
          <w:rFonts w:hint="eastAsia"/>
        </w:rPr>
        <w:t>XML</w:t>
      </w:r>
      <w:r w:rsidR="003D0D19">
        <w:rPr>
          <w:rFonts w:hint="eastAsia"/>
        </w:rPr>
        <w:t>数据流信息，由于数据流不断地流入也需要开辟较大的空间进行存储。在这样的情况下，设计二维数组</w:t>
      </w:r>
      <w:r w:rsidR="003D0D19">
        <w:rPr>
          <w:rFonts w:hint="eastAsia"/>
        </w:rPr>
        <w:t>pool</w:t>
      </w:r>
      <w:r w:rsidR="003D0D19">
        <w:rPr>
          <w:rFonts w:hint="eastAsia"/>
        </w:rPr>
        <w:t>来维持</w:t>
      </w:r>
      <w:r w:rsidR="003D0D19">
        <w:rPr>
          <w:rFonts w:hint="eastAsia"/>
        </w:rPr>
        <w:lastRenderedPageBreak/>
        <w:t>DOM</w:t>
      </w:r>
      <w:r w:rsidR="003D0D19">
        <w:rPr>
          <w:rFonts w:hint="eastAsia"/>
        </w:rPr>
        <w:t>池。数组</w:t>
      </w:r>
      <w:r w:rsidR="003D0D19">
        <w:rPr>
          <w:rFonts w:hint="eastAsia"/>
        </w:rPr>
        <w:t>pool</w:t>
      </w:r>
      <w:r w:rsidR="003D0D19">
        <w:rPr>
          <w:rFonts w:hint="eastAsia"/>
        </w:rPr>
        <w:t>的第一维空间保存的该子</w:t>
      </w:r>
      <w:r w:rsidR="003D0D19">
        <w:rPr>
          <w:rFonts w:hint="eastAsia"/>
        </w:rPr>
        <w:t>DOM</w:t>
      </w:r>
      <w:r w:rsidR="003D0D19">
        <w:rPr>
          <w:rFonts w:hint="eastAsia"/>
        </w:rPr>
        <w:t>在</w:t>
      </w:r>
      <w:r w:rsidR="003D0D19">
        <w:rPr>
          <w:rFonts w:hint="eastAsia"/>
        </w:rPr>
        <w:t>DOM</w:t>
      </w:r>
      <w:r w:rsidR="003D0D19">
        <w:rPr>
          <w:rFonts w:hint="eastAsia"/>
        </w:rPr>
        <w:t>池中</w:t>
      </w:r>
      <w:r w:rsidR="00533D97">
        <w:rPr>
          <w:rFonts w:hint="eastAsia"/>
        </w:rPr>
        <w:t>的序号</w:t>
      </w:r>
      <w:r w:rsidR="003D0D19">
        <w:rPr>
          <w:rFonts w:hint="eastAsia"/>
        </w:rPr>
        <w:t>，第二维</w:t>
      </w:r>
      <w:r w:rsidR="00533D97">
        <w:rPr>
          <w:rFonts w:hint="eastAsia"/>
        </w:rPr>
        <w:t>保存的则是</w:t>
      </w:r>
      <w:r w:rsidR="00533D97">
        <w:rPr>
          <w:rFonts w:hint="eastAsia"/>
        </w:rPr>
        <w:t>XML</w:t>
      </w:r>
      <w:r w:rsidR="00533D97">
        <w:rPr>
          <w:rFonts w:hint="eastAsia"/>
        </w:rPr>
        <w:t>数据流信息在该子</w:t>
      </w:r>
      <w:r w:rsidR="00533D97">
        <w:rPr>
          <w:rFonts w:hint="eastAsia"/>
        </w:rPr>
        <w:t>DOM</w:t>
      </w:r>
      <w:r w:rsidR="00533D97">
        <w:rPr>
          <w:rFonts w:hint="eastAsia"/>
        </w:rPr>
        <w:t>中的</w:t>
      </w:r>
      <w:commentRangeStart w:id="134"/>
      <w:r w:rsidR="00533D97">
        <w:rPr>
          <w:rFonts w:hint="eastAsia"/>
        </w:rPr>
        <w:t>存储位置</w:t>
      </w:r>
      <w:commentRangeEnd w:id="134"/>
      <w:r w:rsidR="004F6300">
        <w:rPr>
          <w:rStyle w:val="ad"/>
        </w:rPr>
        <w:commentReference w:id="134"/>
      </w:r>
      <w:r w:rsidR="00533D97">
        <w:rPr>
          <w:rFonts w:hint="eastAsia"/>
        </w:rPr>
        <w:t>。</w:t>
      </w:r>
    </w:p>
    <w:p w14:paraId="1557FB00" w14:textId="77777777" w:rsidR="00A909F3" w:rsidRDefault="00533D97" w:rsidP="00533D97">
      <w:pPr>
        <w:ind w:firstLine="420"/>
      </w:pPr>
      <w:r>
        <w:rPr>
          <w:rFonts w:hint="eastAsia"/>
        </w:rPr>
        <w:t>由于</w:t>
      </w:r>
      <w:r>
        <w:rPr>
          <w:rFonts w:hint="eastAsia"/>
        </w:rPr>
        <w:t>DOM</w:t>
      </w:r>
      <w:r>
        <w:rPr>
          <w:rFonts w:hint="eastAsia"/>
        </w:rPr>
        <w:t>池中的数据要随着</w:t>
      </w:r>
      <w:r>
        <w:rPr>
          <w:rFonts w:hint="eastAsia"/>
        </w:rPr>
        <w:t>XML</w:t>
      </w:r>
      <w:r>
        <w:rPr>
          <w:rFonts w:hint="eastAsia"/>
        </w:rPr>
        <w:t>数据流信息的流入而进行更新和替换，为了保持</w:t>
      </w:r>
      <w:r>
        <w:rPr>
          <w:rFonts w:hint="eastAsia"/>
        </w:rPr>
        <w:t>DOM</w:t>
      </w:r>
      <w:r>
        <w:rPr>
          <w:rFonts w:hint="eastAsia"/>
        </w:rPr>
        <w:t>池中各个子</w:t>
      </w:r>
      <w:r>
        <w:rPr>
          <w:rFonts w:hint="eastAsia"/>
        </w:rPr>
        <w:t>DOM</w:t>
      </w:r>
      <w:r>
        <w:rPr>
          <w:rFonts w:hint="eastAsia"/>
        </w:rPr>
        <w:t>所保存的</w:t>
      </w:r>
      <w:r>
        <w:rPr>
          <w:rFonts w:hint="eastAsia"/>
        </w:rPr>
        <w:t>XML</w:t>
      </w:r>
      <w:r>
        <w:rPr>
          <w:rFonts w:hint="eastAsia"/>
        </w:rPr>
        <w:t>数据流信息的时序性，设置标志位来保持数据的正确序列。</w:t>
      </w:r>
    </w:p>
    <w:p w14:paraId="6B44DA3B" w14:textId="77777777" w:rsidR="00533D97" w:rsidRDefault="00533D97" w:rsidP="00533D97">
      <w:pPr>
        <w:ind w:firstLine="420"/>
      </w:pPr>
      <w:r>
        <w:rPr>
          <w:rFonts w:hint="eastAsia"/>
        </w:rPr>
        <w:t>此外，由于在存储进程保存</w:t>
      </w:r>
      <w:r>
        <w:rPr>
          <w:rFonts w:hint="eastAsia"/>
        </w:rPr>
        <w:t>XML</w:t>
      </w:r>
      <w:r>
        <w:rPr>
          <w:rFonts w:hint="eastAsia"/>
        </w:rPr>
        <w:t>数据流信息的同时，还存在</w:t>
      </w:r>
      <w:r>
        <w:rPr>
          <w:rFonts w:hint="eastAsia"/>
        </w:rPr>
        <w:t>Xpath</w:t>
      </w:r>
      <w:r w:rsidR="00B7143F">
        <w:rPr>
          <w:rFonts w:hint="eastAsia"/>
        </w:rPr>
        <w:t>查询进程访问</w:t>
      </w:r>
      <w:r w:rsidR="00B7143F">
        <w:rPr>
          <w:rFonts w:hint="eastAsia"/>
        </w:rPr>
        <w:t>DOM</w:t>
      </w:r>
      <w:r w:rsidR="00B7143F">
        <w:rPr>
          <w:rFonts w:hint="eastAsia"/>
        </w:rPr>
        <w:t>池获取节点位置信息的可能，因此为每一个子</w:t>
      </w:r>
      <w:r w:rsidR="00B7143F">
        <w:rPr>
          <w:rFonts w:hint="eastAsia"/>
        </w:rPr>
        <w:t>DOM</w:t>
      </w:r>
      <w:r w:rsidR="00B7143F">
        <w:rPr>
          <w:rFonts w:hint="eastAsia"/>
        </w:rPr>
        <w:t>设计单独的读写锁。在</w:t>
      </w:r>
      <w:r w:rsidR="00B7143F">
        <w:rPr>
          <w:rFonts w:hint="eastAsia"/>
        </w:rPr>
        <w:t>DOM</w:t>
      </w:r>
      <w:r w:rsidR="00B7143F">
        <w:rPr>
          <w:rFonts w:hint="eastAsia"/>
        </w:rPr>
        <w:t>池中的某个子</w:t>
      </w:r>
      <w:r w:rsidR="00B7143F">
        <w:rPr>
          <w:rFonts w:hint="eastAsia"/>
        </w:rPr>
        <w:t>DOM</w:t>
      </w:r>
      <w:r w:rsidR="00B7143F">
        <w:rPr>
          <w:rFonts w:hint="eastAsia"/>
        </w:rPr>
        <w:t>写入</w:t>
      </w:r>
      <w:r w:rsidR="00B7143F">
        <w:rPr>
          <w:rFonts w:hint="eastAsia"/>
        </w:rPr>
        <w:t>XML</w:t>
      </w:r>
      <w:r w:rsidR="00B7143F">
        <w:rPr>
          <w:rFonts w:hint="eastAsia"/>
        </w:rPr>
        <w:t>数据流信息时，占有该子</w:t>
      </w:r>
      <w:r w:rsidR="00B7143F">
        <w:rPr>
          <w:rFonts w:hint="eastAsia"/>
        </w:rPr>
        <w:t>DOM</w:t>
      </w:r>
      <w:r w:rsidR="00B7143F">
        <w:rPr>
          <w:rFonts w:hint="eastAsia"/>
        </w:rPr>
        <w:t>，获取对应的写锁，直至写入完毕才释放该写锁。</w:t>
      </w:r>
    </w:p>
    <w:p w14:paraId="4B750238" w14:textId="77777777" w:rsidR="00A909F3" w:rsidRDefault="0001195D" w:rsidP="00D93E33">
      <w:commentRangeStart w:id="135"/>
      <w:r>
        <w:rPr>
          <w:rFonts w:hint="eastAsia"/>
        </w:rPr>
        <w:t>3.1</w:t>
      </w:r>
      <w:r w:rsidR="00D93E33">
        <w:rPr>
          <w:rFonts w:hint="eastAsia"/>
        </w:rPr>
        <w:t>.1.2</w:t>
      </w:r>
      <w:r w:rsidR="00B60FFB">
        <w:rPr>
          <w:rFonts w:hint="eastAsia"/>
        </w:rPr>
        <w:t>节点特征码的设计</w:t>
      </w:r>
      <w:commentRangeEnd w:id="135"/>
      <w:r w:rsidR="004F6300">
        <w:rPr>
          <w:rStyle w:val="ad"/>
        </w:rPr>
        <w:commentReference w:id="135"/>
      </w:r>
    </w:p>
    <w:p w14:paraId="62E2F0B0" w14:textId="77777777" w:rsidR="00B60FFB" w:rsidRDefault="00501EA9" w:rsidP="004A6808">
      <w:pPr>
        <w:ind w:firstLineChars="200" w:firstLine="480"/>
      </w:pPr>
      <w:r>
        <w:rPr>
          <w:rFonts w:hint="eastAsia"/>
        </w:rPr>
        <w:t>由于存储过程采用顺序存储方式，为了记录每一个节点的节点信息，而又不至于占用过多的空间，设计了节点特征码。节点</w:t>
      </w:r>
      <w:r w:rsidR="009916A0">
        <w:rPr>
          <w:rFonts w:hint="eastAsia"/>
        </w:rPr>
        <w:t>特征码主要记录各个节点的重要属性，以便查询时</w:t>
      </w:r>
      <w:r>
        <w:rPr>
          <w:rFonts w:hint="eastAsia"/>
        </w:rPr>
        <w:t>获取该节点的相关信息。</w:t>
      </w:r>
      <w:r w:rsidR="007438DE">
        <w:rPr>
          <w:rFonts w:hint="eastAsia"/>
        </w:rPr>
        <w:t>详细设计如表</w:t>
      </w:r>
      <w:r w:rsidR="007438DE">
        <w:rPr>
          <w:rFonts w:hint="eastAsia"/>
        </w:rPr>
        <w:t>3-1</w:t>
      </w:r>
      <w:r w:rsidR="007438DE">
        <w:rPr>
          <w:rFonts w:hint="eastAsia"/>
        </w:rPr>
        <w:t>所示。</w:t>
      </w:r>
    </w:p>
    <w:p w14:paraId="373881AE" w14:textId="77777777" w:rsidR="007438DE" w:rsidRDefault="007438DE" w:rsidP="00C57EAB">
      <w:pPr>
        <w:ind w:firstLineChars="200" w:firstLine="480"/>
        <w:pPrChange w:id="136" w:author="suhang" w:date="2016-05-16T14:47:00Z">
          <w:pPr>
            <w:ind w:firstLineChars="200" w:firstLine="480"/>
            <w:jc w:val="center"/>
          </w:pPr>
        </w:pPrChange>
      </w:pPr>
      <w:r>
        <w:rPr>
          <w:rFonts w:hint="eastAsia"/>
        </w:rPr>
        <w:t>表</w:t>
      </w:r>
      <w:r>
        <w:rPr>
          <w:rFonts w:hint="eastAsia"/>
        </w:rPr>
        <w:t xml:space="preserve">3-1 </w:t>
      </w:r>
      <w:r>
        <w:rPr>
          <w:rFonts w:hint="eastAsia"/>
        </w:rPr>
        <w:t>节点特征码格式</w:t>
      </w:r>
    </w:p>
    <w:tbl>
      <w:tblPr>
        <w:tblStyle w:val="a6"/>
        <w:tblW w:w="0" w:type="auto"/>
        <w:jc w:val="center"/>
        <w:tblLook w:val="04A0" w:firstRow="1" w:lastRow="0" w:firstColumn="1" w:lastColumn="0" w:noHBand="0" w:noVBand="1"/>
        <w:tblPrChange w:id="137" w:author="suhang" w:date="2016-05-16T14:47:00Z">
          <w:tblPr>
            <w:tblStyle w:val="a6"/>
            <w:tblW w:w="0" w:type="auto"/>
            <w:jc w:val="center"/>
            <w:tblLook w:val="04A0" w:firstRow="1" w:lastRow="0" w:firstColumn="1" w:lastColumn="0" w:noHBand="0" w:noVBand="1"/>
          </w:tblPr>
        </w:tblPrChange>
      </w:tblPr>
      <w:tblGrid>
        <w:gridCol w:w="1583"/>
        <w:gridCol w:w="1296"/>
        <w:gridCol w:w="1662"/>
        <w:gridCol w:w="1180"/>
        <w:gridCol w:w="1180"/>
        <w:tblGridChange w:id="138">
          <w:tblGrid>
            <w:gridCol w:w="1559"/>
            <w:gridCol w:w="1701"/>
            <w:gridCol w:w="2126"/>
            <w:gridCol w:w="1134"/>
            <w:gridCol w:w="1276"/>
          </w:tblGrid>
        </w:tblGridChange>
      </w:tblGrid>
      <w:tr w:rsidR="007438DE" w14:paraId="4D857E07" w14:textId="77777777" w:rsidTr="00C57EAB">
        <w:trPr>
          <w:jc w:val="center"/>
          <w:trPrChange w:id="139" w:author="suhang" w:date="2016-05-16T14:47:00Z">
            <w:trPr>
              <w:jc w:val="center"/>
            </w:trPr>
          </w:trPrChange>
        </w:trPr>
        <w:tc>
          <w:tcPr>
            <w:tcW w:w="0" w:type="auto"/>
            <w:tcPrChange w:id="140" w:author="suhang" w:date="2016-05-16T14:47:00Z">
              <w:tcPr>
                <w:tcW w:w="1559" w:type="dxa"/>
              </w:tcPr>
            </w:tcPrChange>
          </w:tcPr>
          <w:p w14:paraId="0DD3BFB7" w14:textId="77777777" w:rsidR="007438DE" w:rsidRPr="002206C5" w:rsidRDefault="007438DE" w:rsidP="00C57EAB">
            <w:pPr>
              <w:ind w:hanging="79"/>
              <w:jc w:val="center"/>
              <w:rPr>
                <w:b/>
              </w:rPr>
              <w:pPrChange w:id="141" w:author="suhang" w:date="2016-05-16T14:47:00Z">
                <w:pPr>
                  <w:ind w:firstLine="422"/>
                  <w:jc w:val="center"/>
                </w:pPr>
              </w:pPrChange>
            </w:pPr>
            <w:r w:rsidRPr="002206C5">
              <w:rPr>
                <w:rFonts w:hint="eastAsia"/>
                <w:b/>
              </w:rPr>
              <w:t>命名空间数量</w:t>
            </w:r>
          </w:p>
        </w:tc>
        <w:tc>
          <w:tcPr>
            <w:tcW w:w="0" w:type="auto"/>
            <w:tcPrChange w:id="142" w:author="suhang" w:date="2016-05-16T14:47:00Z">
              <w:tcPr>
                <w:tcW w:w="1701" w:type="dxa"/>
              </w:tcPr>
            </w:tcPrChange>
          </w:tcPr>
          <w:p w14:paraId="0F6E783F" w14:textId="77777777" w:rsidR="007438DE" w:rsidRPr="002206C5" w:rsidRDefault="007438DE" w:rsidP="00C57EAB">
            <w:pPr>
              <w:jc w:val="center"/>
              <w:rPr>
                <w:b/>
              </w:rPr>
              <w:pPrChange w:id="143" w:author="suhang" w:date="2016-05-16T14:47:00Z">
                <w:pPr>
                  <w:ind w:firstLine="422"/>
                  <w:jc w:val="center"/>
                </w:pPr>
              </w:pPrChange>
            </w:pPr>
            <w:r w:rsidRPr="002206C5">
              <w:rPr>
                <w:rFonts w:hint="eastAsia"/>
                <w:b/>
              </w:rPr>
              <w:t>属性数量</w:t>
            </w:r>
          </w:p>
        </w:tc>
        <w:tc>
          <w:tcPr>
            <w:tcW w:w="0" w:type="auto"/>
            <w:tcPrChange w:id="144" w:author="suhang" w:date="2016-05-16T14:47:00Z">
              <w:tcPr>
                <w:tcW w:w="2126" w:type="dxa"/>
              </w:tcPr>
            </w:tcPrChange>
          </w:tcPr>
          <w:p w14:paraId="1C07B52C" w14:textId="77777777" w:rsidR="007438DE" w:rsidRPr="002206C5" w:rsidRDefault="007438DE" w:rsidP="00C57EAB">
            <w:pPr>
              <w:jc w:val="center"/>
              <w:rPr>
                <w:b/>
              </w:rPr>
              <w:pPrChange w:id="145" w:author="suhang" w:date="2016-05-16T14:47:00Z">
                <w:pPr>
                  <w:ind w:firstLine="422"/>
                  <w:jc w:val="center"/>
                </w:pPr>
              </w:pPrChange>
            </w:pPr>
            <w:r w:rsidRPr="002206C5">
              <w:rPr>
                <w:rFonts w:hint="eastAsia"/>
                <w:b/>
              </w:rPr>
              <w:t>节点名称位置</w:t>
            </w:r>
          </w:p>
        </w:tc>
        <w:tc>
          <w:tcPr>
            <w:tcW w:w="0" w:type="auto"/>
            <w:tcPrChange w:id="146" w:author="suhang" w:date="2016-05-16T14:47:00Z">
              <w:tcPr>
                <w:tcW w:w="1134" w:type="dxa"/>
              </w:tcPr>
            </w:tcPrChange>
          </w:tcPr>
          <w:p w14:paraId="6EBE19DF" w14:textId="77777777" w:rsidR="007438DE" w:rsidRPr="002206C5" w:rsidRDefault="007438DE" w:rsidP="00C57EAB">
            <w:pPr>
              <w:jc w:val="center"/>
              <w:rPr>
                <w:b/>
              </w:rPr>
              <w:pPrChange w:id="147" w:author="suhang" w:date="2016-05-16T14:47:00Z">
                <w:pPr>
                  <w:ind w:firstLine="422"/>
                  <w:jc w:val="center"/>
                </w:pPr>
              </w:pPrChange>
            </w:pPr>
            <w:r w:rsidRPr="002206C5">
              <w:rPr>
                <w:rFonts w:hint="eastAsia"/>
                <w:b/>
              </w:rPr>
              <w:t>有无孩子</w:t>
            </w:r>
          </w:p>
        </w:tc>
        <w:tc>
          <w:tcPr>
            <w:tcW w:w="0" w:type="auto"/>
            <w:tcPrChange w:id="148" w:author="suhang" w:date="2016-05-16T14:47:00Z">
              <w:tcPr>
                <w:tcW w:w="1276" w:type="dxa"/>
              </w:tcPr>
            </w:tcPrChange>
          </w:tcPr>
          <w:p w14:paraId="0DF36565" w14:textId="77777777" w:rsidR="007438DE" w:rsidRPr="002206C5" w:rsidRDefault="007438DE" w:rsidP="00C57EAB">
            <w:pPr>
              <w:jc w:val="center"/>
              <w:rPr>
                <w:b/>
              </w:rPr>
              <w:pPrChange w:id="149" w:author="suhang" w:date="2016-05-16T14:47:00Z">
                <w:pPr>
                  <w:ind w:firstLine="422"/>
                  <w:jc w:val="center"/>
                </w:pPr>
              </w:pPrChange>
            </w:pPr>
            <w:r w:rsidRPr="002206C5">
              <w:rPr>
                <w:rFonts w:hint="eastAsia"/>
                <w:b/>
              </w:rPr>
              <w:t>节点类型</w:t>
            </w:r>
          </w:p>
        </w:tc>
      </w:tr>
      <w:tr w:rsidR="007438DE" w14:paraId="6DB06C88" w14:textId="77777777" w:rsidTr="00C57EAB">
        <w:trPr>
          <w:jc w:val="center"/>
          <w:trPrChange w:id="150" w:author="suhang" w:date="2016-05-16T14:47:00Z">
            <w:trPr>
              <w:jc w:val="center"/>
            </w:trPr>
          </w:trPrChange>
        </w:trPr>
        <w:tc>
          <w:tcPr>
            <w:tcW w:w="0" w:type="auto"/>
            <w:tcPrChange w:id="151" w:author="suhang" w:date="2016-05-16T14:47:00Z">
              <w:tcPr>
                <w:tcW w:w="1559" w:type="dxa"/>
              </w:tcPr>
            </w:tcPrChange>
          </w:tcPr>
          <w:p w14:paraId="15409E13" w14:textId="77777777" w:rsidR="007438DE" w:rsidRPr="004C2CFA" w:rsidRDefault="007438DE" w:rsidP="00C57EAB">
            <w:pPr>
              <w:jc w:val="center"/>
              <w:rPr>
                <w:b/>
              </w:rPr>
              <w:pPrChange w:id="152" w:author="suhang" w:date="2016-05-16T14:47:00Z">
                <w:pPr>
                  <w:ind w:firstLine="422"/>
                  <w:jc w:val="center"/>
                </w:pPr>
              </w:pPrChange>
            </w:pPr>
            <w:r w:rsidRPr="004C2CFA">
              <w:rPr>
                <w:rFonts w:hint="eastAsia"/>
                <w:b/>
              </w:rPr>
              <w:t>nsNum</w:t>
            </w:r>
          </w:p>
        </w:tc>
        <w:tc>
          <w:tcPr>
            <w:tcW w:w="0" w:type="auto"/>
            <w:tcPrChange w:id="153" w:author="suhang" w:date="2016-05-16T14:47:00Z">
              <w:tcPr>
                <w:tcW w:w="1701" w:type="dxa"/>
              </w:tcPr>
            </w:tcPrChange>
          </w:tcPr>
          <w:p w14:paraId="6AFCF5F9" w14:textId="77777777" w:rsidR="007438DE" w:rsidRPr="002206C5" w:rsidRDefault="007438DE" w:rsidP="00C57EAB">
            <w:pPr>
              <w:jc w:val="center"/>
              <w:rPr>
                <w:b/>
              </w:rPr>
              <w:pPrChange w:id="154" w:author="suhang" w:date="2016-05-16T14:47:00Z">
                <w:pPr>
                  <w:ind w:firstLine="422"/>
                  <w:jc w:val="center"/>
                </w:pPr>
              </w:pPrChange>
            </w:pPr>
            <w:r w:rsidRPr="002206C5">
              <w:rPr>
                <w:rFonts w:hint="eastAsia"/>
                <w:b/>
              </w:rPr>
              <w:t>attrNum</w:t>
            </w:r>
          </w:p>
        </w:tc>
        <w:tc>
          <w:tcPr>
            <w:tcW w:w="0" w:type="auto"/>
            <w:tcPrChange w:id="155" w:author="suhang" w:date="2016-05-16T14:47:00Z">
              <w:tcPr>
                <w:tcW w:w="2126" w:type="dxa"/>
              </w:tcPr>
            </w:tcPrChange>
          </w:tcPr>
          <w:p w14:paraId="05753EB5" w14:textId="77777777" w:rsidR="007438DE" w:rsidRPr="002206C5" w:rsidRDefault="007438DE" w:rsidP="00C57EAB">
            <w:pPr>
              <w:jc w:val="center"/>
              <w:rPr>
                <w:b/>
              </w:rPr>
              <w:pPrChange w:id="156" w:author="suhang" w:date="2016-05-16T14:47:00Z">
                <w:pPr>
                  <w:ind w:firstLine="422"/>
                  <w:jc w:val="center"/>
                </w:pPr>
              </w:pPrChange>
            </w:pPr>
            <w:r w:rsidRPr="002206C5">
              <w:rPr>
                <w:rFonts w:hint="eastAsia"/>
                <w:b/>
              </w:rPr>
              <w:t>namePos</w:t>
            </w:r>
          </w:p>
        </w:tc>
        <w:tc>
          <w:tcPr>
            <w:tcW w:w="0" w:type="auto"/>
            <w:tcPrChange w:id="157" w:author="suhang" w:date="2016-05-16T14:47:00Z">
              <w:tcPr>
                <w:tcW w:w="1134" w:type="dxa"/>
              </w:tcPr>
            </w:tcPrChange>
          </w:tcPr>
          <w:p w14:paraId="7DF352EF" w14:textId="77777777" w:rsidR="007438DE" w:rsidRPr="002206C5" w:rsidRDefault="007438DE" w:rsidP="00C57EAB">
            <w:pPr>
              <w:jc w:val="center"/>
              <w:rPr>
                <w:b/>
              </w:rPr>
              <w:pPrChange w:id="158" w:author="suhang" w:date="2016-05-16T14:47:00Z">
                <w:pPr>
                  <w:ind w:firstLine="422"/>
                  <w:jc w:val="center"/>
                </w:pPr>
              </w:pPrChange>
            </w:pPr>
            <w:r w:rsidRPr="002206C5">
              <w:rPr>
                <w:rFonts w:hint="eastAsia"/>
                <w:b/>
              </w:rPr>
              <w:t>child</w:t>
            </w:r>
          </w:p>
        </w:tc>
        <w:tc>
          <w:tcPr>
            <w:tcW w:w="0" w:type="auto"/>
            <w:tcPrChange w:id="159" w:author="suhang" w:date="2016-05-16T14:47:00Z">
              <w:tcPr>
                <w:tcW w:w="1276" w:type="dxa"/>
              </w:tcPr>
            </w:tcPrChange>
          </w:tcPr>
          <w:p w14:paraId="7AC188F7" w14:textId="77777777" w:rsidR="007438DE" w:rsidRPr="002206C5" w:rsidRDefault="007438DE" w:rsidP="00C57EAB">
            <w:pPr>
              <w:jc w:val="center"/>
              <w:rPr>
                <w:b/>
              </w:rPr>
              <w:pPrChange w:id="160" w:author="suhang" w:date="2016-05-16T14:47:00Z">
                <w:pPr>
                  <w:ind w:firstLine="422"/>
                  <w:jc w:val="center"/>
                </w:pPr>
              </w:pPrChange>
            </w:pPr>
            <w:r w:rsidRPr="002206C5">
              <w:rPr>
                <w:rFonts w:hint="eastAsia"/>
                <w:b/>
              </w:rPr>
              <w:t>kind</w:t>
            </w:r>
          </w:p>
        </w:tc>
      </w:tr>
      <w:tr w:rsidR="007438DE" w14:paraId="6897E999" w14:textId="77777777" w:rsidTr="00C57EAB">
        <w:trPr>
          <w:jc w:val="center"/>
          <w:trPrChange w:id="161" w:author="suhang" w:date="2016-05-16T14:47:00Z">
            <w:trPr>
              <w:jc w:val="center"/>
            </w:trPr>
          </w:trPrChange>
        </w:trPr>
        <w:tc>
          <w:tcPr>
            <w:tcW w:w="0" w:type="auto"/>
            <w:tcPrChange w:id="162" w:author="suhang" w:date="2016-05-16T14:47:00Z">
              <w:tcPr>
                <w:tcW w:w="1559" w:type="dxa"/>
              </w:tcPr>
            </w:tcPrChange>
          </w:tcPr>
          <w:p w14:paraId="2440808A" w14:textId="77777777" w:rsidR="007438DE" w:rsidRPr="004C2CFA" w:rsidRDefault="007438DE" w:rsidP="00C57EAB">
            <w:pPr>
              <w:jc w:val="center"/>
            </w:pPr>
            <w:r w:rsidRPr="004C2CFA">
              <w:rPr>
                <w:rFonts w:hint="eastAsia"/>
              </w:rPr>
              <w:t>0000000</w:t>
            </w:r>
          </w:p>
        </w:tc>
        <w:tc>
          <w:tcPr>
            <w:tcW w:w="0" w:type="auto"/>
            <w:tcPrChange w:id="163" w:author="suhang" w:date="2016-05-16T14:47:00Z">
              <w:tcPr>
                <w:tcW w:w="1701" w:type="dxa"/>
              </w:tcPr>
            </w:tcPrChange>
          </w:tcPr>
          <w:p w14:paraId="598FED99" w14:textId="77777777" w:rsidR="007438DE" w:rsidRDefault="007438DE" w:rsidP="00C57EAB">
            <w:pPr>
              <w:jc w:val="center"/>
            </w:pPr>
            <w:r>
              <w:rPr>
                <w:rFonts w:hint="eastAsia"/>
              </w:rPr>
              <w:t>000000000</w:t>
            </w:r>
          </w:p>
        </w:tc>
        <w:tc>
          <w:tcPr>
            <w:tcW w:w="0" w:type="auto"/>
            <w:tcPrChange w:id="164" w:author="suhang" w:date="2016-05-16T14:47:00Z">
              <w:tcPr>
                <w:tcW w:w="2126" w:type="dxa"/>
              </w:tcPr>
            </w:tcPrChange>
          </w:tcPr>
          <w:p w14:paraId="019ADAA8" w14:textId="77777777" w:rsidR="007438DE" w:rsidRDefault="007438DE" w:rsidP="00C57EAB">
            <w:pPr>
              <w:jc w:val="center"/>
              <w:pPrChange w:id="165" w:author="suhang" w:date="2016-05-16T14:47:00Z">
                <w:pPr>
                  <w:jc w:val="center"/>
                </w:pPr>
              </w:pPrChange>
            </w:pPr>
            <w:r>
              <w:rPr>
                <w:rFonts w:hint="eastAsia"/>
              </w:rPr>
              <w:t>000000000000</w:t>
            </w:r>
          </w:p>
        </w:tc>
        <w:tc>
          <w:tcPr>
            <w:tcW w:w="0" w:type="auto"/>
            <w:tcPrChange w:id="166" w:author="suhang" w:date="2016-05-16T14:47:00Z">
              <w:tcPr>
                <w:tcW w:w="1134" w:type="dxa"/>
              </w:tcPr>
            </w:tcPrChange>
          </w:tcPr>
          <w:p w14:paraId="2CC30ADE" w14:textId="77777777" w:rsidR="007438DE" w:rsidRDefault="007438DE" w:rsidP="00C57EAB">
            <w:pPr>
              <w:jc w:val="center"/>
              <w:pPrChange w:id="167" w:author="suhang" w:date="2016-05-16T14:47:00Z">
                <w:pPr>
                  <w:jc w:val="center"/>
                </w:pPr>
              </w:pPrChange>
            </w:pPr>
            <w:r>
              <w:rPr>
                <w:rFonts w:hint="eastAsia"/>
              </w:rPr>
              <w:t>0</w:t>
            </w:r>
          </w:p>
        </w:tc>
        <w:tc>
          <w:tcPr>
            <w:tcW w:w="0" w:type="auto"/>
            <w:tcPrChange w:id="168" w:author="suhang" w:date="2016-05-16T14:47:00Z">
              <w:tcPr>
                <w:tcW w:w="1276" w:type="dxa"/>
              </w:tcPr>
            </w:tcPrChange>
          </w:tcPr>
          <w:p w14:paraId="5184A417" w14:textId="77777777" w:rsidR="007438DE" w:rsidRDefault="007438DE" w:rsidP="00C57EAB">
            <w:pPr>
              <w:jc w:val="center"/>
              <w:pPrChange w:id="169" w:author="suhang" w:date="2016-05-16T14:47:00Z">
                <w:pPr>
                  <w:jc w:val="center"/>
                </w:pPr>
              </w:pPrChange>
            </w:pPr>
            <w:r>
              <w:rPr>
                <w:rFonts w:hint="eastAsia"/>
              </w:rPr>
              <w:t>000</w:t>
            </w:r>
          </w:p>
        </w:tc>
      </w:tr>
      <w:tr w:rsidR="007438DE" w14:paraId="15A9E21E" w14:textId="77777777" w:rsidTr="00C57EAB">
        <w:trPr>
          <w:jc w:val="center"/>
          <w:trPrChange w:id="170" w:author="suhang" w:date="2016-05-16T14:47:00Z">
            <w:trPr>
              <w:jc w:val="center"/>
            </w:trPr>
          </w:trPrChange>
        </w:trPr>
        <w:tc>
          <w:tcPr>
            <w:tcW w:w="0" w:type="auto"/>
            <w:tcPrChange w:id="171" w:author="suhang" w:date="2016-05-16T14:47:00Z">
              <w:tcPr>
                <w:tcW w:w="1559" w:type="dxa"/>
              </w:tcPr>
            </w:tcPrChange>
          </w:tcPr>
          <w:p w14:paraId="26E96FA5" w14:textId="77777777" w:rsidR="007438DE" w:rsidRPr="004C2CFA" w:rsidRDefault="007438DE" w:rsidP="00C57EAB">
            <w:pPr>
              <w:jc w:val="center"/>
            </w:pPr>
            <w:r w:rsidRPr="004C2CFA">
              <w:rPr>
                <w:rFonts w:hint="eastAsia"/>
              </w:rPr>
              <w:t>7bits</w:t>
            </w:r>
          </w:p>
        </w:tc>
        <w:tc>
          <w:tcPr>
            <w:tcW w:w="0" w:type="auto"/>
            <w:tcPrChange w:id="172" w:author="suhang" w:date="2016-05-16T14:47:00Z">
              <w:tcPr>
                <w:tcW w:w="1701" w:type="dxa"/>
              </w:tcPr>
            </w:tcPrChange>
          </w:tcPr>
          <w:p w14:paraId="646CD758" w14:textId="77777777" w:rsidR="007438DE" w:rsidRDefault="007438DE" w:rsidP="00C57EAB">
            <w:pPr>
              <w:jc w:val="center"/>
            </w:pPr>
            <w:r>
              <w:rPr>
                <w:rFonts w:hint="eastAsia"/>
              </w:rPr>
              <w:t>9bits</w:t>
            </w:r>
          </w:p>
        </w:tc>
        <w:tc>
          <w:tcPr>
            <w:tcW w:w="0" w:type="auto"/>
            <w:tcPrChange w:id="173" w:author="suhang" w:date="2016-05-16T14:47:00Z">
              <w:tcPr>
                <w:tcW w:w="2126" w:type="dxa"/>
              </w:tcPr>
            </w:tcPrChange>
          </w:tcPr>
          <w:p w14:paraId="3E8E32F8" w14:textId="77777777" w:rsidR="007438DE" w:rsidRDefault="007438DE" w:rsidP="00C57EAB">
            <w:pPr>
              <w:jc w:val="center"/>
              <w:pPrChange w:id="174" w:author="suhang" w:date="2016-05-16T14:47:00Z">
                <w:pPr>
                  <w:jc w:val="center"/>
                </w:pPr>
              </w:pPrChange>
            </w:pPr>
            <w:r>
              <w:rPr>
                <w:rFonts w:hint="eastAsia"/>
              </w:rPr>
              <w:t>12bits</w:t>
            </w:r>
          </w:p>
        </w:tc>
        <w:tc>
          <w:tcPr>
            <w:tcW w:w="0" w:type="auto"/>
            <w:tcPrChange w:id="175" w:author="suhang" w:date="2016-05-16T14:47:00Z">
              <w:tcPr>
                <w:tcW w:w="1134" w:type="dxa"/>
              </w:tcPr>
            </w:tcPrChange>
          </w:tcPr>
          <w:p w14:paraId="7046326D" w14:textId="77777777" w:rsidR="007438DE" w:rsidRDefault="007438DE" w:rsidP="00C57EAB">
            <w:pPr>
              <w:jc w:val="center"/>
              <w:pPrChange w:id="176" w:author="suhang" w:date="2016-05-16T14:47:00Z">
                <w:pPr>
                  <w:jc w:val="center"/>
                </w:pPr>
              </w:pPrChange>
            </w:pPr>
            <w:r>
              <w:rPr>
                <w:rFonts w:hint="eastAsia"/>
              </w:rPr>
              <w:t>1bits</w:t>
            </w:r>
          </w:p>
        </w:tc>
        <w:tc>
          <w:tcPr>
            <w:tcW w:w="0" w:type="auto"/>
            <w:tcPrChange w:id="177" w:author="suhang" w:date="2016-05-16T14:47:00Z">
              <w:tcPr>
                <w:tcW w:w="1276" w:type="dxa"/>
              </w:tcPr>
            </w:tcPrChange>
          </w:tcPr>
          <w:p w14:paraId="500973BC" w14:textId="77777777" w:rsidR="007438DE" w:rsidRDefault="007438DE" w:rsidP="00C57EAB">
            <w:pPr>
              <w:jc w:val="center"/>
              <w:pPrChange w:id="178" w:author="suhang" w:date="2016-05-16T14:47:00Z">
                <w:pPr>
                  <w:jc w:val="center"/>
                </w:pPr>
              </w:pPrChange>
            </w:pPr>
            <w:r>
              <w:rPr>
                <w:rFonts w:hint="eastAsia"/>
              </w:rPr>
              <w:t>3bits</w:t>
            </w:r>
          </w:p>
        </w:tc>
      </w:tr>
    </w:tbl>
    <w:p w14:paraId="3154652D" w14:textId="77777777" w:rsidR="007438DE" w:rsidRPr="0057496F" w:rsidRDefault="007438DE" w:rsidP="004A6808">
      <w:pPr>
        <w:ind w:firstLineChars="200" w:firstLine="480"/>
        <w:rPr>
          <w:i/>
          <w:u w:val="single"/>
        </w:rPr>
      </w:pPr>
      <w:r>
        <w:rPr>
          <w:rFonts w:hint="eastAsia"/>
        </w:rPr>
        <w:t>通过保存一个</w:t>
      </w:r>
      <w:r>
        <w:rPr>
          <w:rFonts w:hint="eastAsia"/>
        </w:rPr>
        <w:t>32</w:t>
      </w:r>
      <w:r>
        <w:rPr>
          <w:rFonts w:hint="eastAsia"/>
        </w:rPr>
        <w:t>位的整型来保存节点信息，包括命名空间数量，属性数量，节点名称在数组中的存储位置，有无孩子信息和节点类型信息。其中，命名空间在本课</w:t>
      </w:r>
      <w:r w:rsidR="0057496F">
        <w:rPr>
          <w:rFonts w:hint="eastAsia"/>
        </w:rPr>
        <w:t>题中并未涉及；属性个数和节点名称位置可以通过特定函数获取；有孩子表示为</w:t>
      </w:r>
      <w:r w:rsidR="0057496F">
        <w:rPr>
          <w:rFonts w:hint="eastAsia"/>
        </w:rPr>
        <w:t>1</w:t>
      </w:r>
      <w:r w:rsidR="0057496F">
        <w:rPr>
          <w:rFonts w:hint="eastAsia"/>
        </w:rPr>
        <w:t>，无孩子表示为</w:t>
      </w:r>
      <w:r w:rsidR="0057496F">
        <w:rPr>
          <w:rFonts w:hint="eastAsia"/>
        </w:rPr>
        <w:t>0</w:t>
      </w:r>
      <w:r w:rsidR="0057496F">
        <w:rPr>
          <w:rFonts w:hint="eastAsia"/>
        </w:rPr>
        <w:t>；节点类型主要分为</w:t>
      </w:r>
      <w:r w:rsidR="0057496F">
        <w:rPr>
          <w:rFonts w:hint="eastAsia"/>
        </w:rPr>
        <w:t>5</w:t>
      </w:r>
      <w:r w:rsidR="0057496F">
        <w:rPr>
          <w:rFonts w:hint="eastAsia"/>
        </w:rPr>
        <w:t>种，分别为：元素节点</w:t>
      </w:r>
      <w:r w:rsidR="0057496F">
        <w:rPr>
          <w:rFonts w:hint="eastAsia"/>
        </w:rPr>
        <w:t>ELEMENT=1</w:t>
      </w:r>
      <w:r w:rsidR="0057496F">
        <w:rPr>
          <w:rFonts w:hint="eastAsia"/>
        </w:rPr>
        <w:t>，属性节点</w:t>
      </w:r>
      <w:r w:rsidR="0057496F">
        <w:rPr>
          <w:rFonts w:hint="eastAsia"/>
        </w:rPr>
        <w:t>ATTRIBUTE=2</w:t>
      </w:r>
      <w:r w:rsidR="0057496F">
        <w:rPr>
          <w:rFonts w:hint="eastAsia"/>
        </w:rPr>
        <w:t>，文本节点</w:t>
      </w:r>
      <w:r w:rsidR="0057496F">
        <w:rPr>
          <w:rFonts w:hint="eastAsia"/>
        </w:rPr>
        <w:t>TEXT=3</w:t>
      </w:r>
      <w:r w:rsidR="0057496F">
        <w:rPr>
          <w:rFonts w:hint="eastAsia"/>
        </w:rPr>
        <w:t>，文档节点（根节点）</w:t>
      </w:r>
      <w:r w:rsidR="0057496F">
        <w:rPr>
          <w:rFonts w:hint="eastAsia"/>
        </w:rPr>
        <w:t>ROOT=4</w:t>
      </w:r>
      <w:r w:rsidR="0057496F">
        <w:rPr>
          <w:rFonts w:hint="eastAsia"/>
        </w:rPr>
        <w:t>，注释节点</w:t>
      </w:r>
      <w:r w:rsidR="0057496F">
        <w:rPr>
          <w:rFonts w:hint="eastAsia"/>
        </w:rPr>
        <w:t>COMMENT=5</w:t>
      </w:r>
      <w:r w:rsidR="0057496F">
        <w:rPr>
          <w:rFonts w:hint="eastAsia"/>
        </w:rPr>
        <w:t>。</w:t>
      </w:r>
      <w:r w:rsidR="0057496F" w:rsidRPr="0057496F">
        <w:rPr>
          <w:rFonts w:hint="eastAsia"/>
          <w:i/>
          <w:u w:val="single"/>
        </w:rPr>
        <w:t>另外，需要说明的是，此处的根节点定义与</w:t>
      </w:r>
      <w:r w:rsidR="0057496F" w:rsidRPr="0057496F">
        <w:rPr>
          <w:rFonts w:hint="eastAsia"/>
          <w:i/>
          <w:u w:val="single"/>
        </w:rPr>
        <w:t>Xpath</w:t>
      </w:r>
      <w:r w:rsidR="0057496F" w:rsidRPr="0057496F">
        <w:rPr>
          <w:rFonts w:hint="eastAsia"/>
          <w:i/>
          <w:u w:val="single"/>
        </w:rPr>
        <w:t>中的根节点定义相同。</w:t>
      </w:r>
    </w:p>
    <w:p w14:paraId="0DBA45BE" w14:textId="77777777" w:rsidR="00B60FFB" w:rsidRDefault="0001195D" w:rsidP="00D93E33">
      <w:r>
        <w:rPr>
          <w:rFonts w:hint="eastAsia"/>
        </w:rPr>
        <w:t>3.1</w:t>
      </w:r>
      <w:r w:rsidR="00D93E33">
        <w:rPr>
          <w:rFonts w:hint="eastAsia"/>
        </w:rPr>
        <w:t>.1.3</w:t>
      </w:r>
      <w:r w:rsidR="00AB7301">
        <w:rPr>
          <w:rFonts w:hint="eastAsia"/>
        </w:rPr>
        <w:t>节点存储结构设计</w:t>
      </w:r>
    </w:p>
    <w:p w14:paraId="3E124E0F" w14:textId="77777777" w:rsidR="00AB7301" w:rsidRDefault="00AB7301" w:rsidP="001240F1">
      <w:pPr>
        <w:ind w:firstLine="420"/>
      </w:pPr>
      <w:r>
        <w:rPr>
          <w:rFonts w:hint="eastAsia"/>
        </w:rPr>
        <w:t>在章节</w:t>
      </w:r>
      <w:r>
        <w:rPr>
          <w:rFonts w:hint="eastAsia"/>
        </w:rPr>
        <w:t>2.1.3 XML DOM</w:t>
      </w:r>
      <w:r>
        <w:rPr>
          <w:rFonts w:hint="eastAsia"/>
        </w:rPr>
        <w:t>节点中介绍了</w:t>
      </w:r>
      <w:r>
        <w:rPr>
          <w:rFonts w:hint="eastAsia"/>
        </w:rPr>
        <w:t>XML DOM</w:t>
      </w:r>
      <w:r>
        <w:rPr>
          <w:rFonts w:hint="eastAsia"/>
        </w:rPr>
        <w:t>的主要节点类型，同时</w:t>
      </w:r>
      <w:r>
        <w:rPr>
          <w:rFonts w:hint="eastAsia"/>
        </w:rPr>
        <w:t>3.1.1.2</w:t>
      </w:r>
      <w:r w:rsidR="001240F1">
        <w:rPr>
          <w:rFonts w:hint="eastAsia"/>
        </w:rPr>
        <w:t>小节中也有涉及到不同节点类型的设计。但是不同的节点类型不仅在节点特征码上有差别，在节点的存储结构上也存在着巨大的不同。不同类型的节点因</w:t>
      </w:r>
      <w:r w:rsidR="001240F1">
        <w:rPr>
          <w:rFonts w:hint="eastAsia"/>
        </w:rPr>
        <w:lastRenderedPageBreak/>
        <w:t>为它们各自的特征而需要存储不同的信息。通过总结，各个类型的节点特征如表</w:t>
      </w:r>
      <w:r w:rsidR="001240F1">
        <w:rPr>
          <w:rFonts w:hint="eastAsia"/>
        </w:rPr>
        <w:t>3-2</w:t>
      </w:r>
      <w:r w:rsidR="001240F1">
        <w:rPr>
          <w:rFonts w:hint="eastAsia"/>
        </w:rPr>
        <w:t>所示。</w:t>
      </w:r>
    </w:p>
    <w:p w14:paraId="5F496C97" w14:textId="77777777" w:rsidR="00EE280C" w:rsidRDefault="00EE280C" w:rsidP="00EE280C">
      <w:pPr>
        <w:ind w:firstLine="420"/>
        <w:jc w:val="center"/>
      </w:pPr>
      <w:r>
        <w:rPr>
          <w:rFonts w:hint="eastAsia"/>
        </w:rPr>
        <w:t>表</w:t>
      </w:r>
      <w:r>
        <w:rPr>
          <w:rFonts w:hint="eastAsia"/>
        </w:rPr>
        <w:t xml:space="preserve">3-2 </w:t>
      </w:r>
      <w:r>
        <w:rPr>
          <w:rFonts w:hint="eastAsia"/>
        </w:rPr>
        <w:t>不同类型节点特征</w:t>
      </w:r>
    </w:p>
    <w:tbl>
      <w:tblPr>
        <w:tblStyle w:val="a6"/>
        <w:tblW w:w="0" w:type="auto"/>
        <w:jc w:val="center"/>
        <w:tblLook w:val="04A0" w:firstRow="1" w:lastRow="0" w:firstColumn="1" w:lastColumn="0" w:noHBand="0" w:noVBand="1"/>
      </w:tblPr>
      <w:tblGrid>
        <w:gridCol w:w="2268"/>
        <w:gridCol w:w="1701"/>
        <w:gridCol w:w="1842"/>
        <w:gridCol w:w="1701"/>
      </w:tblGrid>
      <w:tr w:rsidR="002206C5" w14:paraId="41FCEBE1" w14:textId="77777777" w:rsidTr="008B112F">
        <w:trPr>
          <w:jc w:val="center"/>
        </w:trPr>
        <w:tc>
          <w:tcPr>
            <w:tcW w:w="2268" w:type="dxa"/>
          </w:tcPr>
          <w:p w14:paraId="1ED7C036" w14:textId="77777777" w:rsidR="002206C5" w:rsidRPr="00B35E84" w:rsidRDefault="002206C5" w:rsidP="00E86A54">
            <w:pPr>
              <w:ind w:firstLine="422"/>
              <w:jc w:val="center"/>
              <w:rPr>
                <w:b/>
              </w:rPr>
            </w:pPr>
            <w:r w:rsidRPr="00B35E84">
              <w:rPr>
                <w:rFonts w:hint="eastAsia"/>
                <w:b/>
              </w:rPr>
              <w:t>节点类型</w:t>
            </w:r>
            <w:r w:rsidR="0051779A" w:rsidRPr="00B35E84">
              <w:rPr>
                <w:rFonts w:hint="eastAsia"/>
                <w:b/>
              </w:rPr>
              <w:t>/</w:t>
            </w:r>
            <w:r w:rsidR="0051779A" w:rsidRPr="00B35E84">
              <w:rPr>
                <w:rFonts w:hint="eastAsia"/>
                <w:b/>
              </w:rPr>
              <w:t>包含节点</w:t>
            </w:r>
          </w:p>
        </w:tc>
        <w:tc>
          <w:tcPr>
            <w:tcW w:w="1701" w:type="dxa"/>
          </w:tcPr>
          <w:p w14:paraId="55F5ABE9" w14:textId="77777777" w:rsidR="002206C5" w:rsidRPr="00B35E84" w:rsidRDefault="0051779A" w:rsidP="00E86A54">
            <w:pPr>
              <w:ind w:firstLine="422"/>
              <w:jc w:val="center"/>
              <w:rPr>
                <w:b/>
              </w:rPr>
            </w:pPr>
            <w:r w:rsidRPr="00B35E84">
              <w:rPr>
                <w:rFonts w:hint="eastAsia"/>
                <w:b/>
              </w:rPr>
              <w:t>父节点</w:t>
            </w:r>
          </w:p>
        </w:tc>
        <w:tc>
          <w:tcPr>
            <w:tcW w:w="1842" w:type="dxa"/>
          </w:tcPr>
          <w:p w14:paraId="4CD0F0BF" w14:textId="77777777" w:rsidR="002206C5" w:rsidRPr="00B35E84" w:rsidRDefault="0051779A" w:rsidP="00E86A54">
            <w:pPr>
              <w:ind w:firstLine="422"/>
              <w:jc w:val="center"/>
              <w:rPr>
                <w:b/>
              </w:rPr>
            </w:pPr>
            <w:r w:rsidRPr="00B35E84">
              <w:rPr>
                <w:rFonts w:hint="eastAsia"/>
                <w:b/>
              </w:rPr>
              <w:t>子节点</w:t>
            </w:r>
          </w:p>
        </w:tc>
        <w:tc>
          <w:tcPr>
            <w:tcW w:w="1701" w:type="dxa"/>
          </w:tcPr>
          <w:p w14:paraId="06B0A6D5" w14:textId="77777777" w:rsidR="002206C5" w:rsidRPr="00B35E84" w:rsidRDefault="0051779A" w:rsidP="00E86A54">
            <w:pPr>
              <w:ind w:firstLine="422"/>
              <w:jc w:val="center"/>
              <w:rPr>
                <w:b/>
              </w:rPr>
            </w:pPr>
            <w:r w:rsidRPr="00B35E84">
              <w:rPr>
                <w:rFonts w:hint="eastAsia"/>
                <w:b/>
              </w:rPr>
              <w:t>属性节点</w:t>
            </w:r>
          </w:p>
        </w:tc>
      </w:tr>
      <w:tr w:rsidR="002206C5" w14:paraId="1D1CA9F8" w14:textId="77777777" w:rsidTr="008B112F">
        <w:trPr>
          <w:jc w:val="center"/>
        </w:trPr>
        <w:tc>
          <w:tcPr>
            <w:tcW w:w="2268" w:type="dxa"/>
          </w:tcPr>
          <w:p w14:paraId="1EF200EA" w14:textId="77777777" w:rsidR="0051779A" w:rsidRPr="00B35E84" w:rsidRDefault="0051779A" w:rsidP="00E86A54">
            <w:pPr>
              <w:ind w:firstLine="422"/>
              <w:jc w:val="center"/>
              <w:rPr>
                <w:b/>
              </w:rPr>
            </w:pPr>
            <w:r w:rsidRPr="00B35E84">
              <w:rPr>
                <w:rFonts w:hint="eastAsia"/>
                <w:b/>
              </w:rPr>
              <w:t>元素节点</w:t>
            </w:r>
          </w:p>
        </w:tc>
        <w:tc>
          <w:tcPr>
            <w:tcW w:w="1701" w:type="dxa"/>
          </w:tcPr>
          <w:p w14:paraId="4519D33F" w14:textId="77777777" w:rsidR="002206C5" w:rsidRDefault="0051779A" w:rsidP="0051779A">
            <w:pPr>
              <w:jc w:val="center"/>
            </w:pPr>
            <w:r>
              <w:rPr>
                <w:rFonts w:hint="eastAsia"/>
              </w:rPr>
              <w:sym w:font="Wingdings" w:char="F0FC"/>
            </w:r>
          </w:p>
        </w:tc>
        <w:tc>
          <w:tcPr>
            <w:tcW w:w="1842" w:type="dxa"/>
          </w:tcPr>
          <w:p w14:paraId="0AC9E13F" w14:textId="77777777" w:rsidR="002206C5" w:rsidRDefault="0051779A" w:rsidP="0051779A">
            <w:pPr>
              <w:jc w:val="center"/>
            </w:pPr>
            <w:r>
              <w:rPr>
                <w:rFonts w:hint="eastAsia"/>
              </w:rPr>
              <w:sym w:font="Wingdings" w:char="F0FC"/>
            </w:r>
          </w:p>
        </w:tc>
        <w:tc>
          <w:tcPr>
            <w:tcW w:w="1701" w:type="dxa"/>
          </w:tcPr>
          <w:p w14:paraId="7DD2DAB1" w14:textId="77777777" w:rsidR="002206C5" w:rsidRDefault="0051779A" w:rsidP="0051779A">
            <w:pPr>
              <w:jc w:val="center"/>
            </w:pPr>
            <w:r>
              <w:rPr>
                <w:rFonts w:hint="eastAsia"/>
              </w:rPr>
              <w:sym w:font="Wingdings" w:char="F0FC"/>
            </w:r>
          </w:p>
        </w:tc>
      </w:tr>
      <w:tr w:rsidR="002206C5" w14:paraId="3A41AF6A" w14:textId="77777777" w:rsidTr="008B112F">
        <w:trPr>
          <w:jc w:val="center"/>
        </w:trPr>
        <w:tc>
          <w:tcPr>
            <w:tcW w:w="2268" w:type="dxa"/>
          </w:tcPr>
          <w:p w14:paraId="6FB157B2" w14:textId="77777777" w:rsidR="002206C5" w:rsidRPr="00B35E84" w:rsidRDefault="0051779A" w:rsidP="00E86A54">
            <w:pPr>
              <w:ind w:firstLine="422"/>
              <w:jc w:val="center"/>
              <w:rPr>
                <w:b/>
              </w:rPr>
            </w:pPr>
            <w:r w:rsidRPr="00B35E84">
              <w:rPr>
                <w:rFonts w:hint="eastAsia"/>
                <w:b/>
              </w:rPr>
              <w:t>属性节点</w:t>
            </w:r>
          </w:p>
        </w:tc>
        <w:tc>
          <w:tcPr>
            <w:tcW w:w="1701" w:type="dxa"/>
          </w:tcPr>
          <w:p w14:paraId="017E483F" w14:textId="77777777" w:rsidR="002206C5" w:rsidRDefault="0051779A" w:rsidP="0051779A">
            <w:pPr>
              <w:jc w:val="center"/>
            </w:pPr>
            <w:r>
              <w:rPr>
                <w:rFonts w:hint="eastAsia"/>
              </w:rPr>
              <w:sym w:font="Wingdings" w:char="F0FB"/>
            </w:r>
          </w:p>
        </w:tc>
        <w:tc>
          <w:tcPr>
            <w:tcW w:w="1842" w:type="dxa"/>
          </w:tcPr>
          <w:p w14:paraId="64A640AC" w14:textId="77777777" w:rsidR="002206C5" w:rsidRDefault="0051779A" w:rsidP="0051779A">
            <w:pPr>
              <w:jc w:val="center"/>
            </w:pPr>
            <w:r>
              <w:rPr>
                <w:rFonts w:hint="eastAsia"/>
              </w:rPr>
              <w:sym w:font="Wingdings" w:char="F0FB"/>
            </w:r>
          </w:p>
        </w:tc>
        <w:tc>
          <w:tcPr>
            <w:tcW w:w="1701" w:type="dxa"/>
          </w:tcPr>
          <w:p w14:paraId="590BF1A2" w14:textId="77777777" w:rsidR="002206C5" w:rsidRDefault="002206C5" w:rsidP="0051779A">
            <w:pPr>
              <w:jc w:val="center"/>
            </w:pPr>
          </w:p>
        </w:tc>
      </w:tr>
      <w:tr w:rsidR="002206C5" w14:paraId="0835C0B8" w14:textId="77777777" w:rsidTr="008B112F">
        <w:trPr>
          <w:jc w:val="center"/>
        </w:trPr>
        <w:tc>
          <w:tcPr>
            <w:tcW w:w="2268" w:type="dxa"/>
          </w:tcPr>
          <w:p w14:paraId="04F34E01" w14:textId="77777777" w:rsidR="002206C5" w:rsidRPr="00B35E84" w:rsidRDefault="0051779A" w:rsidP="00E86A54">
            <w:pPr>
              <w:ind w:firstLine="422"/>
              <w:jc w:val="center"/>
              <w:rPr>
                <w:b/>
              </w:rPr>
            </w:pPr>
            <w:r w:rsidRPr="00B35E84">
              <w:rPr>
                <w:rFonts w:hint="eastAsia"/>
                <w:b/>
              </w:rPr>
              <w:t>文本节点（注释节点）</w:t>
            </w:r>
          </w:p>
        </w:tc>
        <w:tc>
          <w:tcPr>
            <w:tcW w:w="1701" w:type="dxa"/>
          </w:tcPr>
          <w:p w14:paraId="05041D56" w14:textId="77777777" w:rsidR="002206C5" w:rsidRDefault="0051779A" w:rsidP="0051779A">
            <w:pPr>
              <w:jc w:val="center"/>
            </w:pPr>
            <w:r>
              <w:rPr>
                <w:rFonts w:hint="eastAsia"/>
              </w:rPr>
              <w:sym w:font="Wingdings" w:char="F0FC"/>
            </w:r>
          </w:p>
        </w:tc>
        <w:tc>
          <w:tcPr>
            <w:tcW w:w="1842" w:type="dxa"/>
          </w:tcPr>
          <w:p w14:paraId="09E61CB9" w14:textId="77777777" w:rsidR="002206C5" w:rsidRDefault="0051779A" w:rsidP="0051779A">
            <w:pPr>
              <w:jc w:val="center"/>
            </w:pPr>
            <w:r>
              <w:rPr>
                <w:rFonts w:hint="eastAsia"/>
              </w:rPr>
              <w:sym w:font="Wingdings" w:char="F0FB"/>
            </w:r>
          </w:p>
        </w:tc>
        <w:tc>
          <w:tcPr>
            <w:tcW w:w="1701" w:type="dxa"/>
          </w:tcPr>
          <w:p w14:paraId="5BE8ACB0" w14:textId="77777777" w:rsidR="002206C5" w:rsidRDefault="0051779A" w:rsidP="0051779A">
            <w:pPr>
              <w:jc w:val="center"/>
            </w:pPr>
            <w:r>
              <w:rPr>
                <w:rFonts w:hint="eastAsia"/>
              </w:rPr>
              <w:sym w:font="Wingdings" w:char="F0FB"/>
            </w:r>
          </w:p>
        </w:tc>
      </w:tr>
      <w:tr w:rsidR="002206C5" w14:paraId="47278AA6" w14:textId="77777777" w:rsidTr="008B112F">
        <w:trPr>
          <w:jc w:val="center"/>
        </w:trPr>
        <w:tc>
          <w:tcPr>
            <w:tcW w:w="2268" w:type="dxa"/>
          </w:tcPr>
          <w:p w14:paraId="112F1216" w14:textId="77777777" w:rsidR="002206C5" w:rsidRPr="00B35E84" w:rsidRDefault="0051779A" w:rsidP="00E86A54">
            <w:pPr>
              <w:ind w:firstLine="422"/>
              <w:jc w:val="center"/>
              <w:rPr>
                <w:b/>
              </w:rPr>
            </w:pPr>
            <w:r w:rsidRPr="00B35E84">
              <w:rPr>
                <w:rFonts w:hint="eastAsia"/>
                <w:b/>
              </w:rPr>
              <w:t>根节点</w:t>
            </w:r>
          </w:p>
        </w:tc>
        <w:tc>
          <w:tcPr>
            <w:tcW w:w="1701" w:type="dxa"/>
          </w:tcPr>
          <w:p w14:paraId="55D59528" w14:textId="77777777" w:rsidR="002206C5" w:rsidRDefault="0051779A" w:rsidP="0051779A">
            <w:pPr>
              <w:jc w:val="center"/>
            </w:pPr>
            <w:r>
              <w:rPr>
                <w:rFonts w:hint="eastAsia"/>
              </w:rPr>
              <w:sym w:font="Wingdings" w:char="F0FB"/>
            </w:r>
          </w:p>
        </w:tc>
        <w:tc>
          <w:tcPr>
            <w:tcW w:w="1842" w:type="dxa"/>
          </w:tcPr>
          <w:p w14:paraId="7DC7FE16" w14:textId="77777777" w:rsidR="002206C5" w:rsidRDefault="0051779A" w:rsidP="0051779A">
            <w:pPr>
              <w:jc w:val="center"/>
            </w:pPr>
            <w:r>
              <w:rPr>
                <w:rFonts w:hint="eastAsia"/>
              </w:rPr>
              <w:sym w:font="Wingdings" w:char="F0FC"/>
            </w:r>
          </w:p>
        </w:tc>
        <w:tc>
          <w:tcPr>
            <w:tcW w:w="1701" w:type="dxa"/>
          </w:tcPr>
          <w:p w14:paraId="7C6B9B08" w14:textId="77777777" w:rsidR="002206C5" w:rsidRDefault="0051779A" w:rsidP="0051779A">
            <w:pPr>
              <w:jc w:val="center"/>
            </w:pPr>
            <w:r>
              <w:rPr>
                <w:rFonts w:hint="eastAsia"/>
              </w:rPr>
              <w:sym w:font="Wingdings" w:char="F0FB"/>
            </w:r>
          </w:p>
        </w:tc>
      </w:tr>
    </w:tbl>
    <w:p w14:paraId="52FEEF2D" w14:textId="77777777" w:rsidR="001240F1" w:rsidRDefault="009436B0" w:rsidP="004F40A6">
      <w:pPr>
        <w:ind w:firstLine="420"/>
      </w:pPr>
      <w:r>
        <w:rPr>
          <w:rFonts w:hint="eastAsia"/>
        </w:rPr>
        <w:t>根据不同类型节点的特征，为了保证保存信息的完整性同时又不浪费多余的空间去存储不必要的信息，对于不同类型的节点设置了不用的存储结构，如图</w:t>
      </w:r>
      <w:r>
        <w:rPr>
          <w:rFonts w:hint="eastAsia"/>
        </w:rPr>
        <w:t>3-1</w:t>
      </w:r>
      <w:r>
        <w:rPr>
          <w:rFonts w:hint="eastAsia"/>
        </w:rPr>
        <w:t>所示。</w:t>
      </w:r>
    </w:p>
    <w:tbl>
      <w:tblPr>
        <w:tblStyle w:val="11"/>
        <w:tblW w:w="0" w:type="auto"/>
        <w:jc w:val="center"/>
        <w:tblLook w:val="04A0" w:firstRow="1" w:lastRow="0" w:firstColumn="1" w:lastColumn="0" w:noHBand="0" w:noVBand="1"/>
      </w:tblPr>
      <w:tblGrid>
        <w:gridCol w:w="2268"/>
        <w:gridCol w:w="4961"/>
      </w:tblGrid>
      <w:tr w:rsidR="00304100" w14:paraId="055B03D4" w14:textId="77777777" w:rsidTr="00530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192A6844" w14:textId="77777777" w:rsidR="00304100" w:rsidRPr="004F40A6" w:rsidRDefault="00304100" w:rsidP="00E86A54">
            <w:pPr>
              <w:ind w:firstLine="422"/>
              <w:jc w:val="center"/>
              <w:rPr>
                <w:b w:val="0"/>
              </w:rPr>
            </w:pPr>
            <w:r w:rsidRPr="004F40A6">
              <w:rPr>
                <w:rFonts w:hint="eastAsia"/>
              </w:rPr>
              <w:t>节点存储位置</w:t>
            </w:r>
          </w:p>
        </w:tc>
        <w:tc>
          <w:tcPr>
            <w:tcW w:w="4961" w:type="dxa"/>
          </w:tcPr>
          <w:p w14:paraId="0AEEC728" w14:textId="77777777" w:rsidR="00304100" w:rsidRPr="004F40A6" w:rsidRDefault="00304100" w:rsidP="00E86A54">
            <w:pPr>
              <w:ind w:firstLine="422"/>
              <w:jc w:val="center"/>
              <w:cnfStyle w:val="100000000000" w:firstRow="1" w:lastRow="0" w:firstColumn="0" w:lastColumn="0" w:oddVBand="0" w:evenVBand="0" w:oddHBand="0" w:evenHBand="0" w:firstRowFirstColumn="0" w:firstRowLastColumn="0" w:lastRowFirstColumn="0" w:lastRowLastColumn="0"/>
              <w:rPr>
                <w:b w:val="0"/>
              </w:rPr>
            </w:pPr>
            <w:commentRangeStart w:id="179"/>
            <w:r w:rsidRPr="004F40A6">
              <w:rPr>
                <w:rFonts w:hint="eastAsia"/>
              </w:rPr>
              <w:t>内容</w:t>
            </w:r>
            <w:commentRangeEnd w:id="179"/>
            <w:r w:rsidR="004F6300">
              <w:rPr>
                <w:rStyle w:val="ad"/>
                <w:b w:val="0"/>
                <w:bCs w:val="0"/>
                <w:color w:val="auto"/>
              </w:rPr>
              <w:commentReference w:id="179"/>
            </w:r>
          </w:p>
        </w:tc>
      </w:tr>
      <w:tr w:rsidR="00304100" w14:paraId="53643F17" w14:textId="77777777" w:rsidTr="00530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0FAE9BA2" w14:textId="77777777" w:rsidR="00304100" w:rsidRDefault="00304100" w:rsidP="00E86A54">
            <w:pPr>
              <w:ind w:firstLine="422"/>
              <w:jc w:val="center"/>
            </w:pPr>
            <w:r>
              <w:rPr>
                <w:rFonts w:hint="eastAsia"/>
              </w:rPr>
              <w:t>0</w:t>
            </w:r>
          </w:p>
        </w:tc>
        <w:tc>
          <w:tcPr>
            <w:tcW w:w="4961" w:type="dxa"/>
          </w:tcPr>
          <w:p w14:paraId="3895517F" w14:textId="77777777" w:rsidR="00304100" w:rsidRDefault="00304100" w:rsidP="001F3ED8">
            <w:pPr>
              <w:jc w:val="center"/>
              <w:cnfStyle w:val="000000100000" w:firstRow="0" w:lastRow="0" w:firstColumn="0" w:lastColumn="0" w:oddVBand="0" w:evenVBand="0" w:oddHBand="1" w:evenHBand="0" w:firstRowFirstColumn="0" w:firstRowLastColumn="0" w:lastRowFirstColumn="0" w:lastRowLastColumn="0"/>
            </w:pPr>
            <w:r>
              <w:rPr>
                <w:rFonts w:hint="eastAsia"/>
              </w:rPr>
              <w:t>根节点特征码</w:t>
            </w:r>
          </w:p>
        </w:tc>
      </w:tr>
      <w:tr w:rsidR="00304100" w14:paraId="69B1AB7F" w14:textId="77777777" w:rsidTr="00530263">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47D539E9" w14:textId="77777777" w:rsidR="00304100" w:rsidRDefault="00304100" w:rsidP="00E86A54">
            <w:pPr>
              <w:ind w:firstLine="422"/>
              <w:jc w:val="center"/>
            </w:pPr>
            <w:r>
              <w:rPr>
                <w:rFonts w:hint="eastAsia"/>
              </w:rPr>
              <w:t>1</w:t>
            </w:r>
          </w:p>
        </w:tc>
        <w:tc>
          <w:tcPr>
            <w:tcW w:w="4961" w:type="dxa"/>
          </w:tcPr>
          <w:p w14:paraId="5A1B7057" w14:textId="77777777" w:rsidR="00304100" w:rsidRDefault="00304100" w:rsidP="001F3ED8">
            <w:pPr>
              <w:jc w:val="center"/>
              <w:cnfStyle w:val="000000000000" w:firstRow="0" w:lastRow="0" w:firstColumn="0" w:lastColumn="0" w:oddVBand="0" w:evenVBand="0" w:oddHBand="0" w:evenHBand="0" w:firstRowFirstColumn="0" w:firstRowLastColumn="0" w:lastRowFirstColumn="0" w:lastRowLastColumn="0"/>
            </w:pPr>
            <w:r>
              <w:rPr>
                <w:rFonts w:hint="eastAsia"/>
              </w:rPr>
              <w:t>根节点第一个孩子的</w:t>
            </w:r>
            <w:r w:rsidR="00E97DAE">
              <w:rPr>
                <w:rFonts w:hint="eastAsia"/>
              </w:rPr>
              <w:t>nodePos</w:t>
            </w:r>
          </w:p>
        </w:tc>
      </w:tr>
    </w:tbl>
    <w:p w14:paraId="600D0492" w14:textId="77777777" w:rsidR="00DF11E2" w:rsidRDefault="00DF11E2" w:rsidP="00E97DAE">
      <w:pPr>
        <w:pStyle w:val="a3"/>
        <w:numPr>
          <w:ilvl w:val="0"/>
          <w:numId w:val="20"/>
        </w:numPr>
        <w:ind w:firstLineChars="0"/>
        <w:jc w:val="center"/>
      </w:pPr>
      <w:r>
        <w:rPr>
          <w:rFonts w:hint="eastAsia"/>
        </w:rPr>
        <w:t>根节点的存储结构</w:t>
      </w:r>
    </w:p>
    <w:p w14:paraId="6E754248" w14:textId="77777777" w:rsidR="00E97DAE" w:rsidRDefault="00E97DAE" w:rsidP="00E97DAE"/>
    <w:tbl>
      <w:tblPr>
        <w:tblStyle w:val="11"/>
        <w:tblW w:w="0" w:type="auto"/>
        <w:jc w:val="center"/>
        <w:tblLook w:val="04A0" w:firstRow="1" w:lastRow="0" w:firstColumn="1" w:lastColumn="0" w:noHBand="0" w:noVBand="1"/>
      </w:tblPr>
      <w:tblGrid>
        <w:gridCol w:w="2268"/>
        <w:gridCol w:w="4961"/>
      </w:tblGrid>
      <w:tr w:rsidR="004F40A6" w14:paraId="10C1F263" w14:textId="77777777" w:rsidTr="00530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237CBDEB" w14:textId="77777777" w:rsidR="004F40A6" w:rsidRPr="00304100" w:rsidRDefault="004F40A6" w:rsidP="00E86A54">
            <w:pPr>
              <w:ind w:firstLine="422"/>
              <w:jc w:val="center"/>
              <w:rPr>
                <w:b w:val="0"/>
              </w:rPr>
            </w:pPr>
            <w:r w:rsidRPr="00304100">
              <w:rPr>
                <w:rFonts w:hint="eastAsia"/>
              </w:rPr>
              <w:t>节点存储位置</w:t>
            </w:r>
          </w:p>
        </w:tc>
        <w:tc>
          <w:tcPr>
            <w:tcW w:w="4961" w:type="dxa"/>
          </w:tcPr>
          <w:p w14:paraId="038E9A4B" w14:textId="77777777" w:rsidR="004F40A6" w:rsidRPr="00304100" w:rsidRDefault="004F40A6" w:rsidP="00E86A54">
            <w:pPr>
              <w:ind w:firstLine="422"/>
              <w:jc w:val="center"/>
              <w:cnfStyle w:val="100000000000" w:firstRow="1" w:lastRow="0" w:firstColumn="0" w:lastColumn="0" w:oddVBand="0" w:evenVBand="0" w:oddHBand="0" w:evenHBand="0" w:firstRowFirstColumn="0" w:firstRowLastColumn="0" w:lastRowFirstColumn="0" w:lastRowLastColumn="0"/>
              <w:rPr>
                <w:b w:val="0"/>
              </w:rPr>
            </w:pPr>
            <w:r w:rsidRPr="00304100">
              <w:rPr>
                <w:rFonts w:hint="eastAsia"/>
              </w:rPr>
              <w:t>内容</w:t>
            </w:r>
          </w:p>
        </w:tc>
      </w:tr>
      <w:tr w:rsidR="004F40A6" w14:paraId="5EDFABBD" w14:textId="77777777" w:rsidTr="00530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7B7C69D9" w14:textId="77777777" w:rsidR="004F40A6" w:rsidRPr="00304100" w:rsidRDefault="004F40A6" w:rsidP="00E86A54">
            <w:pPr>
              <w:ind w:firstLine="422"/>
              <w:jc w:val="center"/>
            </w:pPr>
            <w:r w:rsidRPr="00304100">
              <w:rPr>
                <w:rFonts w:hint="eastAsia"/>
              </w:rPr>
              <w:t>nodePos</w:t>
            </w:r>
          </w:p>
        </w:tc>
        <w:tc>
          <w:tcPr>
            <w:tcW w:w="4961" w:type="dxa"/>
          </w:tcPr>
          <w:p w14:paraId="6EF59846" w14:textId="77777777" w:rsidR="004F40A6" w:rsidRPr="00304100" w:rsidRDefault="004F40A6" w:rsidP="00304100">
            <w:pPr>
              <w:jc w:val="center"/>
              <w:cnfStyle w:val="000000100000" w:firstRow="0" w:lastRow="0" w:firstColumn="0" w:lastColumn="0" w:oddVBand="0" w:evenVBand="0" w:oddHBand="1" w:evenHBand="0" w:firstRowFirstColumn="0" w:firstRowLastColumn="0" w:lastRowFirstColumn="0" w:lastRowLastColumn="0"/>
            </w:pPr>
            <w:r w:rsidRPr="00304100">
              <w:rPr>
                <w:rFonts w:hint="eastAsia"/>
              </w:rPr>
              <w:t>元素节点特征码</w:t>
            </w:r>
          </w:p>
        </w:tc>
      </w:tr>
      <w:tr w:rsidR="004F40A6" w14:paraId="7DE566E3" w14:textId="77777777" w:rsidTr="00530263">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45CC6AAB" w14:textId="77777777" w:rsidR="004F40A6" w:rsidRPr="00304100" w:rsidRDefault="004F40A6" w:rsidP="00E86A54">
            <w:pPr>
              <w:ind w:firstLine="422"/>
              <w:jc w:val="center"/>
            </w:pPr>
            <w:r w:rsidRPr="00304100">
              <w:rPr>
                <w:rFonts w:hint="eastAsia"/>
              </w:rPr>
              <w:t>nodePos+1</w:t>
            </w:r>
          </w:p>
        </w:tc>
        <w:tc>
          <w:tcPr>
            <w:tcW w:w="4961" w:type="dxa"/>
          </w:tcPr>
          <w:p w14:paraId="4E25095F" w14:textId="77777777" w:rsidR="004F40A6" w:rsidRPr="00304100" w:rsidRDefault="00304100" w:rsidP="00304100">
            <w:pPr>
              <w:jc w:val="center"/>
              <w:cnfStyle w:val="000000000000" w:firstRow="0" w:lastRow="0" w:firstColumn="0" w:lastColumn="0" w:oddVBand="0" w:evenVBand="0" w:oddHBand="0" w:evenHBand="0" w:firstRowFirstColumn="0" w:firstRowLastColumn="0" w:lastRowFirstColumn="0" w:lastRowLastColumn="0"/>
            </w:pPr>
            <w:r w:rsidRPr="00304100">
              <w:rPr>
                <w:rFonts w:hint="eastAsia"/>
              </w:rPr>
              <w:t>父节点的</w:t>
            </w:r>
            <w:r w:rsidRPr="00304100">
              <w:rPr>
                <w:rFonts w:hint="eastAsia"/>
              </w:rPr>
              <w:t>nodePos</w:t>
            </w:r>
          </w:p>
        </w:tc>
      </w:tr>
      <w:tr w:rsidR="004F40A6" w14:paraId="7A1C9395" w14:textId="77777777" w:rsidTr="00530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64A90973" w14:textId="77777777" w:rsidR="004F40A6" w:rsidRPr="00304100" w:rsidRDefault="004F40A6" w:rsidP="00E86A54">
            <w:pPr>
              <w:ind w:firstLine="422"/>
              <w:jc w:val="center"/>
            </w:pPr>
            <w:r w:rsidRPr="00304100">
              <w:rPr>
                <w:rFonts w:hint="eastAsia"/>
              </w:rPr>
              <w:t>nodePos+2</w:t>
            </w:r>
          </w:p>
        </w:tc>
        <w:tc>
          <w:tcPr>
            <w:tcW w:w="4961" w:type="dxa"/>
          </w:tcPr>
          <w:p w14:paraId="43DC6BB3" w14:textId="77777777" w:rsidR="004F40A6" w:rsidRPr="00304100" w:rsidRDefault="00304100" w:rsidP="00304100">
            <w:pPr>
              <w:jc w:val="center"/>
              <w:cnfStyle w:val="000000100000" w:firstRow="0" w:lastRow="0" w:firstColumn="0" w:lastColumn="0" w:oddVBand="0" w:evenVBand="0" w:oddHBand="1" w:evenHBand="0" w:firstRowFirstColumn="0" w:firstRowLastColumn="0" w:lastRowFirstColumn="0" w:lastRowLastColumn="0"/>
            </w:pPr>
            <w:r>
              <w:rPr>
                <w:rFonts w:hint="eastAsia"/>
              </w:rPr>
              <w:t>后继</w:t>
            </w:r>
            <w:r w:rsidRPr="00304100">
              <w:rPr>
                <w:rFonts w:hint="eastAsia"/>
              </w:rPr>
              <w:t>兄弟节点的</w:t>
            </w:r>
            <w:r w:rsidRPr="00304100">
              <w:rPr>
                <w:rFonts w:hint="eastAsia"/>
              </w:rPr>
              <w:t>nodePos</w:t>
            </w:r>
          </w:p>
        </w:tc>
      </w:tr>
      <w:tr w:rsidR="004F40A6" w14:paraId="09B28BB2" w14:textId="77777777" w:rsidTr="00530263">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3556A800" w14:textId="77777777" w:rsidR="004F40A6" w:rsidRPr="00304100" w:rsidRDefault="004F40A6" w:rsidP="00E86A54">
            <w:pPr>
              <w:ind w:firstLine="422"/>
              <w:jc w:val="center"/>
            </w:pPr>
            <w:r w:rsidRPr="00304100">
              <w:rPr>
                <w:rFonts w:hint="eastAsia"/>
              </w:rPr>
              <w:t>nodePos+3</w:t>
            </w:r>
          </w:p>
        </w:tc>
        <w:tc>
          <w:tcPr>
            <w:tcW w:w="4961" w:type="dxa"/>
          </w:tcPr>
          <w:p w14:paraId="5877DEFE" w14:textId="77777777" w:rsidR="004F40A6" w:rsidRPr="00304100" w:rsidRDefault="00304100" w:rsidP="00304100">
            <w:pPr>
              <w:jc w:val="center"/>
              <w:cnfStyle w:val="000000000000" w:firstRow="0" w:lastRow="0" w:firstColumn="0" w:lastColumn="0" w:oddVBand="0" w:evenVBand="0" w:oddHBand="0" w:evenHBand="0" w:firstRowFirstColumn="0" w:firstRowLastColumn="0" w:lastRowFirstColumn="0" w:lastRowLastColumn="0"/>
            </w:pPr>
            <w:r w:rsidRPr="00304100">
              <w:rPr>
                <w:rFonts w:hint="eastAsia"/>
              </w:rPr>
              <w:t>第一个孩子节点的</w:t>
            </w:r>
            <w:r w:rsidRPr="00304100">
              <w:rPr>
                <w:rFonts w:hint="eastAsia"/>
              </w:rPr>
              <w:t>nodePos</w:t>
            </w:r>
          </w:p>
        </w:tc>
      </w:tr>
    </w:tbl>
    <w:p w14:paraId="21A5E1D7" w14:textId="77777777" w:rsidR="004F40A6" w:rsidRDefault="00DF11E2" w:rsidP="00E97DAE">
      <w:pPr>
        <w:pStyle w:val="a3"/>
        <w:numPr>
          <w:ilvl w:val="0"/>
          <w:numId w:val="20"/>
        </w:numPr>
        <w:ind w:firstLineChars="0"/>
        <w:jc w:val="center"/>
      </w:pPr>
      <w:r>
        <w:rPr>
          <w:rFonts w:hint="eastAsia"/>
        </w:rPr>
        <w:t>元素节点的存储结构</w:t>
      </w:r>
    </w:p>
    <w:p w14:paraId="73D5B517" w14:textId="77777777" w:rsidR="00E97DAE" w:rsidRDefault="00E97DAE" w:rsidP="00E97DAE">
      <w:pPr>
        <w:pStyle w:val="a3"/>
        <w:ind w:left="360" w:firstLineChars="0" w:firstLine="0"/>
      </w:pPr>
    </w:p>
    <w:tbl>
      <w:tblPr>
        <w:tblStyle w:val="11"/>
        <w:tblW w:w="0" w:type="auto"/>
        <w:jc w:val="center"/>
        <w:tblLook w:val="04A0" w:firstRow="1" w:lastRow="0" w:firstColumn="1" w:lastColumn="0" w:noHBand="0" w:noVBand="1"/>
      </w:tblPr>
      <w:tblGrid>
        <w:gridCol w:w="2268"/>
        <w:gridCol w:w="4961"/>
      </w:tblGrid>
      <w:tr w:rsidR="00304100" w14:paraId="1AA8203F" w14:textId="77777777" w:rsidTr="00530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68913834" w14:textId="77777777" w:rsidR="00304100" w:rsidRPr="00304100" w:rsidRDefault="00304100" w:rsidP="00E86A54">
            <w:pPr>
              <w:ind w:firstLine="422"/>
              <w:jc w:val="center"/>
              <w:rPr>
                <w:b w:val="0"/>
              </w:rPr>
            </w:pPr>
            <w:r w:rsidRPr="00304100">
              <w:rPr>
                <w:rFonts w:hint="eastAsia"/>
              </w:rPr>
              <w:t>节点存储位置</w:t>
            </w:r>
          </w:p>
        </w:tc>
        <w:tc>
          <w:tcPr>
            <w:tcW w:w="4961" w:type="dxa"/>
          </w:tcPr>
          <w:p w14:paraId="2625FEAE" w14:textId="77777777" w:rsidR="00304100" w:rsidRPr="00304100" w:rsidRDefault="00304100" w:rsidP="00E86A54">
            <w:pPr>
              <w:ind w:firstLine="422"/>
              <w:jc w:val="center"/>
              <w:cnfStyle w:val="100000000000" w:firstRow="1" w:lastRow="0" w:firstColumn="0" w:lastColumn="0" w:oddVBand="0" w:evenVBand="0" w:oddHBand="0" w:evenHBand="0" w:firstRowFirstColumn="0" w:firstRowLastColumn="0" w:lastRowFirstColumn="0" w:lastRowLastColumn="0"/>
              <w:rPr>
                <w:b w:val="0"/>
              </w:rPr>
            </w:pPr>
            <w:r w:rsidRPr="00304100">
              <w:rPr>
                <w:rFonts w:hint="eastAsia"/>
              </w:rPr>
              <w:t>内容</w:t>
            </w:r>
          </w:p>
        </w:tc>
      </w:tr>
      <w:tr w:rsidR="00304100" w14:paraId="373CBFF6" w14:textId="77777777" w:rsidTr="00530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3EE9CBDB" w14:textId="77777777" w:rsidR="00304100" w:rsidRPr="00304100" w:rsidRDefault="00304100" w:rsidP="00E86A54">
            <w:pPr>
              <w:ind w:firstLine="422"/>
              <w:jc w:val="center"/>
            </w:pPr>
            <w:r w:rsidRPr="00304100">
              <w:rPr>
                <w:rFonts w:hint="eastAsia"/>
              </w:rPr>
              <w:t>nodePos</w:t>
            </w:r>
          </w:p>
        </w:tc>
        <w:tc>
          <w:tcPr>
            <w:tcW w:w="4961" w:type="dxa"/>
          </w:tcPr>
          <w:p w14:paraId="2A3E6887" w14:textId="77777777" w:rsidR="00304100" w:rsidRPr="00304100" w:rsidRDefault="00304100" w:rsidP="001F3ED8">
            <w:pPr>
              <w:jc w:val="center"/>
              <w:cnfStyle w:val="000000100000" w:firstRow="0" w:lastRow="0" w:firstColumn="0" w:lastColumn="0" w:oddVBand="0" w:evenVBand="0" w:oddHBand="1" w:evenHBand="0" w:firstRowFirstColumn="0" w:firstRowLastColumn="0" w:lastRowFirstColumn="0" w:lastRowLastColumn="0"/>
            </w:pPr>
            <w:r>
              <w:rPr>
                <w:rFonts w:hint="eastAsia"/>
              </w:rPr>
              <w:t>属性</w:t>
            </w:r>
            <w:r w:rsidRPr="00304100">
              <w:rPr>
                <w:rFonts w:hint="eastAsia"/>
              </w:rPr>
              <w:t>节点特征码</w:t>
            </w:r>
          </w:p>
        </w:tc>
      </w:tr>
      <w:tr w:rsidR="00304100" w14:paraId="24232DC0" w14:textId="77777777" w:rsidTr="00530263">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309D0DB2" w14:textId="77777777" w:rsidR="00304100" w:rsidRPr="00304100" w:rsidRDefault="00304100" w:rsidP="00E86A54">
            <w:pPr>
              <w:ind w:firstLine="422"/>
              <w:jc w:val="center"/>
            </w:pPr>
            <w:r w:rsidRPr="00304100">
              <w:rPr>
                <w:rFonts w:hint="eastAsia"/>
              </w:rPr>
              <w:t>nodePos+1</w:t>
            </w:r>
          </w:p>
        </w:tc>
        <w:tc>
          <w:tcPr>
            <w:tcW w:w="4961" w:type="dxa"/>
          </w:tcPr>
          <w:p w14:paraId="14232A87" w14:textId="77777777" w:rsidR="00304100" w:rsidRPr="00304100" w:rsidRDefault="00304100" w:rsidP="001F3ED8">
            <w:pPr>
              <w:jc w:val="center"/>
              <w:cnfStyle w:val="000000000000" w:firstRow="0" w:lastRow="0" w:firstColumn="0" w:lastColumn="0" w:oddVBand="0" w:evenVBand="0" w:oddHBand="0" w:evenHBand="0" w:firstRowFirstColumn="0" w:firstRowLastColumn="0" w:lastRowFirstColumn="0" w:lastRowLastColumn="0"/>
            </w:pPr>
            <w:r>
              <w:rPr>
                <w:rFonts w:hint="eastAsia"/>
              </w:rPr>
              <w:t>属性值的位置</w:t>
            </w:r>
          </w:p>
        </w:tc>
      </w:tr>
    </w:tbl>
    <w:p w14:paraId="749ED4C5" w14:textId="77777777" w:rsidR="00304100" w:rsidRDefault="00DF11E2" w:rsidP="00E97DAE">
      <w:pPr>
        <w:pStyle w:val="a3"/>
        <w:numPr>
          <w:ilvl w:val="0"/>
          <w:numId w:val="20"/>
        </w:numPr>
        <w:ind w:firstLineChars="0"/>
        <w:jc w:val="center"/>
      </w:pPr>
      <w:r>
        <w:rPr>
          <w:rFonts w:hint="eastAsia"/>
        </w:rPr>
        <w:t>属性节点的存储结构</w:t>
      </w:r>
    </w:p>
    <w:p w14:paraId="0C558859" w14:textId="77777777" w:rsidR="00E97DAE" w:rsidRDefault="00E97DAE" w:rsidP="00E97DAE">
      <w:pPr>
        <w:pStyle w:val="a3"/>
        <w:ind w:left="360" w:firstLineChars="0" w:firstLine="0"/>
      </w:pPr>
    </w:p>
    <w:tbl>
      <w:tblPr>
        <w:tblStyle w:val="11"/>
        <w:tblW w:w="0" w:type="auto"/>
        <w:jc w:val="center"/>
        <w:tblLook w:val="04A0" w:firstRow="1" w:lastRow="0" w:firstColumn="1" w:lastColumn="0" w:noHBand="0" w:noVBand="1"/>
      </w:tblPr>
      <w:tblGrid>
        <w:gridCol w:w="2268"/>
        <w:gridCol w:w="4961"/>
      </w:tblGrid>
      <w:tr w:rsidR="00304100" w14:paraId="722FE098" w14:textId="77777777" w:rsidTr="00530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485C7EB2" w14:textId="77777777" w:rsidR="00304100" w:rsidRPr="00304100" w:rsidRDefault="00304100" w:rsidP="00E86A54">
            <w:pPr>
              <w:ind w:firstLine="422"/>
              <w:jc w:val="center"/>
              <w:rPr>
                <w:b w:val="0"/>
              </w:rPr>
            </w:pPr>
            <w:r w:rsidRPr="00304100">
              <w:rPr>
                <w:rFonts w:hint="eastAsia"/>
              </w:rPr>
              <w:t>节点存储位置</w:t>
            </w:r>
          </w:p>
        </w:tc>
        <w:tc>
          <w:tcPr>
            <w:tcW w:w="4961" w:type="dxa"/>
          </w:tcPr>
          <w:p w14:paraId="1F754DA1" w14:textId="77777777" w:rsidR="00304100" w:rsidRPr="00304100" w:rsidRDefault="00304100" w:rsidP="00E86A54">
            <w:pPr>
              <w:ind w:firstLine="422"/>
              <w:jc w:val="center"/>
              <w:cnfStyle w:val="100000000000" w:firstRow="1" w:lastRow="0" w:firstColumn="0" w:lastColumn="0" w:oddVBand="0" w:evenVBand="0" w:oddHBand="0" w:evenHBand="0" w:firstRowFirstColumn="0" w:firstRowLastColumn="0" w:lastRowFirstColumn="0" w:lastRowLastColumn="0"/>
              <w:rPr>
                <w:b w:val="0"/>
              </w:rPr>
            </w:pPr>
            <w:r w:rsidRPr="00304100">
              <w:rPr>
                <w:rFonts w:hint="eastAsia"/>
              </w:rPr>
              <w:t>内容</w:t>
            </w:r>
          </w:p>
        </w:tc>
      </w:tr>
      <w:tr w:rsidR="00304100" w14:paraId="4CEC498C" w14:textId="77777777" w:rsidTr="00530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31C80F85" w14:textId="77777777" w:rsidR="00304100" w:rsidRPr="00304100" w:rsidRDefault="00304100" w:rsidP="00E86A54">
            <w:pPr>
              <w:ind w:firstLine="422"/>
              <w:jc w:val="center"/>
            </w:pPr>
            <w:r w:rsidRPr="00304100">
              <w:rPr>
                <w:rFonts w:hint="eastAsia"/>
              </w:rPr>
              <w:t>nodePos</w:t>
            </w:r>
          </w:p>
        </w:tc>
        <w:tc>
          <w:tcPr>
            <w:tcW w:w="4961" w:type="dxa"/>
          </w:tcPr>
          <w:p w14:paraId="63083529" w14:textId="77777777" w:rsidR="00304100" w:rsidRPr="00304100" w:rsidRDefault="00DF11E2" w:rsidP="001F3ED8">
            <w:pPr>
              <w:jc w:val="center"/>
              <w:cnfStyle w:val="000000100000" w:firstRow="0" w:lastRow="0" w:firstColumn="0" w:lastColumn="0" w:oddVBand="0" w:evenVBand="0" w:oddHBand="1" w:evenHBand="0" w:firstRowFirstColumn="0" w:firstRowLastColumn="0" w:lastRowFirstColumn="0" w:lastRowLastColumn="0"/>
            </w:pPr>
            <w:r>
              <w:rPr>
                <w:rFonts w:hint="eastAsia"/>
              </w:rPr>
              <w:t>文本</w:t>
            </w:r>
            <w:r w:rsidR="00304100" w:rsidRPr="00304100">
              <w:rPr>
                <w:rFonts w:hint="eastAsia"/>
              </w:rPr>
              <w:t>节点</w:t>
            </w:r>
            <w:r>
              <w:rPr>
                <w:rFonts w:hint="eastAsia"/>
              </w:rPr>
              <w:t>、注释节点</w:t>
            </w:r>
            <w:r w:rsidR="00304100" w:rsidRPr="00304100">
              <w:rPr>
                <w:rFonts w:hint="eastAsia"/>
              </w:rPr>
              <w:t>特征码</w:t>
            </w:r>
          </w:p>
        </w:tc>
      </w:tr>
      <w:tr w:rsidR="00304100" w14:paraId="709664D5" w14:textId="77777777" w:rsidTr="00530263">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1FCE7008" w14:textId="77777777" w:rsidR="00304100" w:rsidRPr="00304100" w:rsidRDefault="00304100" w:rsidP="00E86A54">
            <w:pPr>
              <w:ind w:firstLine="422"/>
              <w:jc w:val="center"/>
            </w:pPr>
            <w:r w:rsidRPr="00304100">
              <w:rPr>
                <w:rFonts w:hint="eastAsia"/>
              </w:rPr>
              <w:t>nodePos+1</w:t>
            </w:r>
          </w:p>
        </w:tc>
        <w:tc>
          <w:tcPr>
            <w:tcW w:w="4961" w:type="dxa"/>
          </w:tcPr>
          <w:p w14:paraId="4DAC9329" w14:textId="77777777" w:rsidR="00304100" w:rsidRPr="00304100" w:rsidRDefault="00304100" w:rsidP="001F3ED8">
            <w:pPr>
              <w:jc w:val="center"/>
              <w:cnfStyle w:val="000000000000" w:firstRow="0" w:lastRow="0" w:firstColumn="0" w:lastColumn="0" w:oddVBand="0" w:evenVBand="0" w:oddHBand="0" w:evenHBand="0" w:firstRowFirstColumn="0" w:firstRowLastColumn="0" w:lastRowFirstColumn="0" w:lastRowLastColumn="0"/>
            </w:pPr>
            <w:r>
              <w:rPr>
                <w:rFonts w:hint="eastAsia"/>
              </w:rPr>
              <w:t>父节点的</w:t>
            </w:r>
            <w:r>
              <w:rPr>
                <w:rFonts w:hint="eastAsia"/>
              </w:rPr>
              <w:t>nodePos</w:t>
            </w:r>
          </w:p>
        </w:tc>
      </w:tr>
      <w:tr w:rsidR="00304100" w14:paraId="0AFE1595" w14:textId="77777777" w:rsidTr="00530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54A73085" w14:textId="77777777" w:rsidR="00304100" w:rsidRPr="00304100" w:rsidRDefault="00304100" w:rsidP="00E86A54">
            <w:pPr>
              <w:ind w:firstLine="422"/>
              <w:jc w:val="center"/>
            </w:pPr>
            <w:r>
              <w:rPr>
                <w:rFonts w:hint="eastAsia"/>
              </w:rPr>
              <w:t>nodePos+2</w:t>
            </w:r>
          </w:p>
        </w:tc>
        <w:tc>
          <w:tcPr>
            <w:tcW w:w="4961" w:type="dxa"/>
          </w:tcPr>
          <w:p w14:paraId="2CFD42F2" w14:textId="77777777" w:rsidR="00304100" w:rsidRDefault="00304100" w:rsidP="001F3ED8">
            <w:pPr>
              <w:jc w:val="center"/>
              <w:cnfStyle w:val="000000100000" w:firstRow="0" w:lastRow="0" w:firstColumn="0" w:lastColumn="0" w:oddVBand="0" w:evenVBand="0" w:oddHBand="1" w:evenHBand="0" w:firstRowFirstColumn="0" w:firstRowLastColumn="0" w:lastRowFirstColumn="0" w:lastRowLastColumn="0"/>
            </w:pPr>
            <w:r>
              <w:rPr>
                <w:rFonts w:hint="eastAsia"/>
              </w:rPr>
              <w:t>后继兄弟节点的</w:t>
            </w:r>
            <w:r>
              <w:rPr>
                <w:rFonts w:hint="eastAsia"/>
              </w:rPr>
              <w:t>nodePos</w:t>
            </w:r>
          </w:p>
        </w:tc>
      </w:tr>
    </w:tbl>
    <w:p w14:paraId="508EBC89" w14:textId="77777777" w:rsidR="00304100" w:rsidRDefault="00DF11E2" w:rsidP="00E97DAE">
      <w:pPr>
        <w:pStyle w:val="a3"/>
        <w:numPr>
          <w:ilvl w:val="0"/>
          <w:numId w:val="20"/>
        </w:numPr>
        <w:ind w:firstLineChars="0"/>
        <w:jc w:val="center"/>
      </w:pPr>
      <w:r>
        <w:rPr>
          <w:rFonts w:hint="eastAsia"/>
        </w:rPr>
        <w:t>文本节点、注释节点的存储结构</w:t>
      </w:r>
    </w:p>
    <w:p w14:paraId="0EE3B195" w14:textId="77777777" w:rsidR="00B04FF4" w:rsidRDefault="00B04FF4" w:rsidP="00B04FF4">
      <w:pPr>
        <w:pStyle w:val="a3"/>
        <w:ind w:left="360" w:firstLineChars="0" w:firstLine="0"/>
        <w:jc w:val="center"/>
      </w:pPr>
      <w:r>
        <w:rPr>
          <w:rFonts w:hint="eastAsia"/>
        </w:rPr>
        <w:t>图</w:t>
      </w:r>
      <w:r>
        <w:rPr>
          <w:rFonts w:hint="eastAsia"/>
        </w:rPr>
        <w:t xml:space="preserve">3-1 </w:t>
      </w:r>
      <w:r>
        <w:rPr>
          <w:rFonts w:hint="eastAsia"/>
        </w:rPr>
        <w:t>不同类型节点的存储结构</w:t>
      </w:r>
    </w:p>
    <w:p w14:paraId="5020647D" w14:textId="77777777" w:rsidR="00E97DAE" w:rsidRDefault="00D669F6" w:rsidP="00B04FF4">
      <w:r>
        <w:rPr>
          <w:rFonts w:hint="eastAsia"/>
        </w:rPr>
        <w:t>通过对不同类型节点按照其对应的存储方式保存节点信息可以有效地</w:t>
      </w:r>
      <w:r w:rsidR="00B04FF4">
        <w:rPr>
          <w:rFonts w:hint="eastAsia"/>
        </w:rPr>
        <w:t>记录下节点之间的关系，方便在后续的查询过程中根据存储的数据构建出</w:t>
      </w:r>
      <w:r w:rsidR="00B04FF4">
        <w:rPr>
          <w:rFonts w:hint="eastAsia"/>
        </w:rPr>
        <w:t>XML</w:t>
      </w:r>
      <w:r w:rsidR="00B04FF4">
        <w:rPr>
          <w:rFonts w:hint="eastAsia"/>
        </w:rPr>
        <w:t>数据流所对应的节点树。但是想要构建节点树，仅仅记录节点的位置信息是不够的，还要记录节点的文本信息。为此，对于不同类型节点的文本信息的存储进行了设计，如表</w:t>
      </w:r>
      <w:r w:rsidR="000F6A0D">
        <w:rPr>
          <w:rFonts w:hint="eastAsia"/>
        </w:rPr>
        <w:t>3-3</w:t>
      </w:r>
      <w:r w:rsidR="000F6A0D">
        <w:rPr>
          <w:rFonts w:hint="eastAsia"/>
        </w:rPr>
        <w:t>所示。</w:t>
      </w:r>
    </w:p>
    <w:p w14:paraId="05BBF491" w14:textId="77777777" w:rsidR="00871133" w:rsidRDefault="00871133" w:rsidP="00871133">
      <w:pPr>
        <w:jc w:val="center"/>
      </w:pPr>
      <w:r>
        <w:rPr>
          <w:rFonts w:hint="eastAsia"/>
        </w:rPr>
        <w:t>表</w:t>
      </w:r>
      <w:r>
        <w:rPr>
          <w:rFonts w:hint="eastAsia"/>
        </w:rPr>
        <w:t xml:space="preserve">3-3 </w:t>
      </w:r>
      <w:r>
        <w:rPr>
          <w:rFonts w:hint="eastAsia"/>
        </w:rPr>
        <w:t>文本信息存储结构</w:t>
      </w:r>
    </w:p>
    <w:tbl>
      <w:tblPr>
        <w:tblStyle w:val="a6"/>
        <w:tblW w:w="0" w:type="auto"/>
        <w:jc w:val="center"/>
        <w:tblLook w:val="04A0" w:firstRow="1" w:lastRow="0" w:firstColumn="1" w:lastColumn="0" w:noHBand="0" w:noVBand="1"/>
      </w:tblPr>
      <w:tblGrid>
        <w:gridCol w:w="2835"/>
        <w:gridCol w:w="4677"/>
      </w:tblGrid>
      <w:tr w:rsidR="000F6A0D" w14:paraId="72D61877" w14:textId="77777777" w:rsidTr="004C2CFA">
        <w:trPr>
          <w:jc w:val="center"/>
        </w:trPr>
        <w:tc>
          <w:tcPr>
            <w:tcW w:w="2835" w:type="dxa"/>
          </w:tcPr>
          <w:p w14:paraId="16A21A65" w14:textId="77777777" w:rsidR="000F6A0D" w:rsidRPr="00871133" w:rsidRDefault="00871133" w:rsidP="00E86A54">
            <w:pPr>
              <w:ind w:firstLine="422"/>
              <w:jc w:val="center"/>
              <w:rPr>
                <w:b/>
              </w:rPr>
            </w:pPr>
            <w:r w:rsidRPr="00871133">
              <w:rPr>
                <w:rFonts w:hint="eastAsia"/>
                <w:b/>
              </w:rPr>
              <w:t>数组名称</w:t>
            </w:r>
          </w:p>
        </w:tc>
        <w:tc>
          <w:tcPr>
            <w:tcW w:w="4677" w:type="dxa"/>
          </w:tcPr>
          <w:p w14:paraId="63DB659D" w14:textId="77777777" w:rsidR="000F6A0D" w:rsidRPr="00871133" w:rsidRDefault="00871133" w:rsidP="00E86A54">
            <w:pPr>
              <w:ind w:firstLine="422"/>
              <w:jc w:val="center"/>
              <w:rPr>
                <w:b/>
              </w:rPr>
            </w:pPr>
            <w:r w:rsidRPr="00871133">
              <w:rPr>
                <w:rFonts w:hint="eastAsia"/>
                <w:b/>
              </w:rPr>
              <w:t>存储内容</w:t>
            </w:r>
          </w:p>
        </w:tc>
      </w:tr>
      <w:tr w:rsidR="000F6A0D" w14:paraId="3033E690" w14:textId="77777777" w:rsidTr="004C2CFA">
        <w:trPr>
          <w:jc w:val="center"/>
        </w:trPr>
        <w:tc>
          <w:tcPr>
            <w:tcW w:w="2835" w:type="dxa"/>
          </w:tcPr>
          <w:p w14:paraId="1A7584AB" w14:textId="77777777" w:rsidR="000F6A0D" w:rsidRDefault="004E3966" w:rsidP="00871133">
            <w:pPr>
              <w:jc w:val="center"/>
            </w:pPr>
            <w:r>
              <w:t>elementName</w:t>
            </w:r>
            <w:r>
              <w:rPr>
                <w:rFonts w:hint="eastAsia"/>
              </w:rPr>
              <w:t>s[]</w:t>
            </w:r>
          </w:p>
        </w:tc>
        <w:tc>
          <w:tcPr>
            <w:tcW w:w="4677" w:type="dxa"/>
          </w:tcPr>
          <w:p w14:paraId="296F5C47" w14:textId="77777777" w:rsidR="000F6A0D" w:rsidRDefault="00871133" w:rsidP="00871133">
            <w:pPr>
              <w:jc w:val="center"/>
            </w:pPr>
            <w:r>
              <w:rPr>
                <w:rFonts w:hint="eastAsia"/>
              </w:rPr>
              <w:t>元素节点名称</w:t>
            </w:r>
          </w:p>
        </w:tc>
      </w:tr>
      <w:tr w:rsidR="000F6A0D" w14:paraId="77048373" w14:textId="77777777" w:rsidTr="004C2CFA">
        <w:trPr>
          <w:jc w:val="center"/>
        </w:trPr>
        <w:tc>
          <w:tcPr>
            <w:tcW w:w="2835" w:type="dxa"/>
          </w:tcPr>
          <w:p w14:paraId="5220E2D3" w14:textId="77777777" w:rsidR="000F6A0D" w:rsidRDefault="00871133" w:rsidP="00871133">
            <w:pPr>
              <w:jc w:val="center"/>
            </w:pPr>
            <w:r w:rsidRPr="00871133">
              <w:t>attributeNames</w:t>
            </w:r>
            <w:r w:rsidR="004E3966">
              <w:rPr>
                <w:rFonts w:hint="eastAsia"/>
              </w:rPr>
              <w:t>[]</w:t>
            </w:r>
          </w:p>
        </w:tc>
        <w:tc>
          <w:tcPr>
            <w:tcW w:w="4677" w:type="dxa"/>
          </w:tcPr>
          <w:p w14:paraId="52AAA18D" w14:textId="77777777" w:rsidR="000F6A0D" w:rsidRDefault="00871133" w:rsidP="00871133">
            <w:pPr>
              <w:jc w:val="center"/>
            </w:pPr>
            <w:r>
              <w:rPr>
                <w:rFonts w:hint="eastAsia"/>
              </w:rPr>
              <w:t>属性节点名称</w:t>
            </w:r>
          </w:p>
        </w:tc>
      </w:tr>
      <w:tr w:rsidR="000F6A0D" w14:paraId="5195727A" w14:textId="77777777" w:rsidTr="004C2CFA">
        <w:trPr>
          <w:jc w:val="center"/>
        </w:trPr>
        <w:tc>
          <w:tcPr>
            <w:tcW w:w="2835" w:type="dxa"/>
          </w:tcPr>
          <w:p w14:paraId="0333BBD5" w14:textId="77777777" w:rsidR="000F6A0D" w:rsidRDefault="00871133" w:rsidP="00871133">
            <w:pPr>
              <w:jc w:val="center"/>
            </w:pPr>
            <w:r w:rsidRPr="00871133">
              <w:t>textNames</w:t>
            </w:r>
            <w:r w:rsidR="004E3966">
              <w:rPr>
                <w:rFonts w:hint="eastAsia"/>
              </w:rPr>
              <w:t>[]</w:t>
            </w:r>
          </w:p>
        </w:tc>
        <w:tc>
          <w:tcPr>
            <w:tcW w:w="4677" w:type="dxa"/>
          </w:tcPr>
          <w:p w14:paraId="72B980F7" w14:textId="77777777" w:rsidR="000F6A0D" w:rsidRDefault="00871133" w:rsidP="00871133">
            <w:pPr>
              <w:jc w:val="center"/>
            </w:pPr>
            <w:r>
              <w:rPr>
                <w:rFonts w:hint="eastAsia"/>
              </w:rPr>
              <w:t>文本节点内容已经属性节点的属性值</w:t>
            </w:r>
          </w:p>
        </w:tc>
      </w:tr>
    </w:tbl>
    <w:p w14:paraId="6D558EB4" w14:textId="77777777" w:rsidR="000F6A0D" w:rsidRPr="000F6A0D" w:rsidRDefault="000F6A0D" w:rsidP="00B04FF4"/>
    <w:p w14:paraId="06508E2C" w14:textId="77777777" w:rsidR="00AB7301" w:rsidRDefault="0001195D" w:rsidP="00D93E33">
      <w:r>
        <w:rPr>
          <w:rFonts w:hint="eastAsia"/>
        </w:rPr>
        <w:t>3.1</w:t>
      </w:r>
      <w:r w:rsidR="00D93E33">
        <w:rPr>
          <w:rFonts w:hint="eastAsia"/>
        </w:rPr>
        <w:t>.1.4</w:t>
      </w:r>
      <w:r w:rsidR="001A4F5B">
        <w:rPr>
          <w:rFonts w:hint="eastAsia"/>
        </w:rPr>
        <w:t>存储过程举例</w:t>
      </w:r>
    </w:p>
    <w:p w14:paraId="5B6AEE59" w14:textId="77777777" w:rsidR="00C777DB" w:rsidRDefault="00C777DB" w:rsidP="00C777DB">
      <w:r>
        <w:rPr>
          <w:rFonts w:hint="eastAsia"/>
        </w:rPr>
        <w:t xml:space="preserve">    </w:t>
      </w:r>
      <w:r w:rsidR="00D744FA">
        <w:object w:dxaOrig="10482" w:dyaOrig="13690" w14:anchorId="6D8BF2A5">
          <v:shape id="_x0000_i1031" type="#_x0000_t75" style="width:414.75pt;height:542.25pt" o:ole="">
            <v:imagedata r:id="rId20" o:title=""/>
          </v:shape>
          <o:OLEObject Type="Embed" ProgID="Visio.Drawing.11" ShapeID="_x0000_i1031" DrawAspect="Content" ObjectID="_1524916777" r:id="rId21"/>
        </w:object>
      </w:r>
    </w:p>
    <w:p w14:paraId="3046A74C" w14:textId="77777777" w:rsidR="00D744FA" w:rsidRDefault="00792430" w:rsidP="00792430">
      <w:pPr>
        <w:jc w:val="center"/>
      </w:pPr>
      <w:r>
        <w:rPr>
          <w:rFonts w:hint="eastAsia"/>
        </w:rPr>
        <w:t>图</w:t>
      </w:r>
      <w:r>
        <w:rPr>
          <w:rFonts w:hint="eastAsia"/>
        </w:rPr>
        <w:t>3-2 XML</w:t>
      </w:r>
      <w:r>
        <w:rPr>
          <w:rFonts w:hint="eastAsia"/>
        </w:rPr>
        <w:t>文档存储实例</w:t>
      </w:r>
    </w:p>
    <w:p w14:paraId="218CD5B8" w14:textId="77777777" w:rsidR="00792430" w:rsidRDefault="00646015" w:rsidP="004A6808">
      <w:pPr>
        <w:ind w:firstLineChars="200" w:firstLine="480"/>
      </w:pPr>
      <w:r>
        <w:rPr>
          <w:rFonts w:hint="eastAsia"/>
        </w:rPr>
        <w:t>如图</w:t>
      </w:r>
      <w:r>
        <w:rPr>
          <w:rFonts w:hint="eastAsia"/>
        </w:rPr>
        <w:t>3-2</w:t>
      </w:r>
      <w:r>
        <w:rPr>
          <w:rFonts w:hint="eastAsia"/>
        </w:rPr>
        <w:t>所示，图</w:t>
      </w:r>
      <w:r>
        <w:rPr>
          <w:rFonts w:hint="eastAsia"/>
        </w:rPr>
        <w:t>3-2(a)</w:t>
      </w:r>
      <w:r>
        <w:rPr>
          <w:rFonts w:hint="eastAsia"/>
        </w:rPr>
        <w:t>是一个简单的</w:t>
      </w:r>
      <w:r>
        <w:rPr>
          <w:rFonts w:hint="eastAsia"/>
        </w:rPr>
        <w:t>XML</w:t>
      </w:r>
      <w:r>
        <w:rPr>
          <w:rFonts w:hint="eastAsia"/>
        </w:rPr>
        <w:t>文档。图</w:t>
      </w:r>
      <w:r>
        <w:rPr>
          <w:rFonts w:hint="eastAsia"/>
        </w:rPr>
        <w:t>3-2(b)</w:t>
      </w:r>
      <w:r>
        <w:rPr>
          <w:rFonts w:hint="eastAsia"/>
        </w:rPr>
        <w:t>以及图</w:t>
      </w:r>
      <w:r>
        <w:rPr>
          <w:rFonts w:hint="eastAsia"/>
        </w:rPr>
        <w:t>3-2(c)</w:t>
      </w:r>
      <w:r>
        <w:rPr>
          <w:rFonts w:hint="eastAsia"/>
        </w:rPr>
        <w:t>分别展示了该</w:t>
      </w:r>
      <w:r>
        <w:rPr>
          <w:rFonts w:hint="eastAsia"/>
        </w:rPr>
        <w:t>XML</w:t>
      </w:r>
      <w:r>
        <w:rPr>
          <w:rFonts w:hint="eastAsia"/>
        </w:rPr>
        <w:t>文档的文本信息以及位置信息的存储情况。</w:t>
      </w:r>
      <w:r w:rsidR="00B20132">
        <w:rPr>
          <w:rFonts w:hint="eastAsia"/>
        </w:rPr>
        <w:t>在进行</w:t>
      </w:r>
      <w:r w:rsidR="00B20132">
        <w:rPr>
          <w:rFonts w:hint="eastAsia"/>
        </w:rPr>
        <w:t>XML</w:t>
      </w:r>
      <w:r w:rsidR="00B20132">
        <w:rPr>
          <w:rFonts w:hint="eastAsia"/>
        </w:rPr>
        <w:t>文档解析与存储时，首先扫描根节点。由于根节点具有唯一性，因此在</w:t>
      </w:r>
      <w:r w:rsidR="00B20132">
        <w:rPr>
          <w:rFonts w:hint="eastAsia"/>
        </w:rPr>
        <w:t>XML</w:t>
      </w:r>
      <w:r w:rsidR="00B20132">
        <w:rPr>
          <w:rFonts w:hint="eastAsia"/>
        </w:rPr>
        <w:t>数据流不断流入，</w:t>
      </w:r>
      <w:r w:rsidR="00B20132">
        <w:rPr>
          <w:rFonts w:hint="eastAsia"/>
        </w:rPr>
        <w:t>DOM</w:t>
      </w:r>
      <w:r w:rsidR="00B20132">
        <w:rPr>
          <w:rFonts w:hint="eastAsia"/>
        </w:rPr>
        <w:t>池数据不断更新替换的过程中，根节点的位置信息始终保持不变，但是由于数据更替的缘故，根节点的第一个孩子位置记录是随时发生变化的。</w:t>
      </w:r>
      <w:r w:rsidR="00B20132">
        <w:rPr>
          <w:rFonts w:hint="eastAsia"/>
        </w:rPr>
        <w:lastRenderedPageBreak/>
        <w:t>在根节点存入之后，陆续扫描</w:t>
      </w:r>
      <w:r w:rsidR="00B20132">
        <w:rPr>
          <w:rFonts w:hint="eastAsia"/>
        </w:rPr>
        <w:t>XML</w:t>
      </w:r>
      <w:r w:rsidR="00B20132">
        <w:rPr>
          <w:rFonts w:hint="eastAsia"/>
        </w:rPr>
        <w:t>数据流中的各个标签，根据不同标签判定对应的节点类型，按照不同类型节点的存储结构顺序存储在</w:t>
      </w:r>
      <w:r w:rsidR="00B20132">
        <w:rPr>
          <w:rFonts w:hint="eastAsia"/>
        </w:rPr>
        <w:t>DOM</w:t>
      </w:r>
      <w:r w:rsidR="00B20132">
        <w:rPr>
          <w:rFonts w:hint="eastAsia"/>
        </w:rPr>
        <w:t>池中，如图</w:t>
      </w:r>
      <w:r w:rsidR="00B20132">
        <w:rPr>
          <w:rFonts w:hint="eastAsia"/>
        </w:rPr>
        <w:t>3-2(c)</w:t>
      </w:r>
      <w:r w:rsidR="00B20132">
        <w:rPr>
          <w:rFonts w:hint="eastAsia"/>
        </w:rPr>
        <w:t>所示。</w:t>
      </w:r>
    </w:p>
    <w:p w14:paraId="32EFB5C8" w14:textId="77777777" w:rsidR="00DC2C39" w:rsidRDefault="00DC2C39" w:rsidP="004A6808">
      <w:pPr>
        <w:ind w:firstLineChars="200" w:firstLine="480"/>
      </w:pPr>
      <w:r>
        <w:rPr>
          <w:rFonts w:hint="eastAsia"/>
        </w:rPr>
        <w:t>经过了图</w:t>
      </w:r>
      <w:r>
        <w:rPr>
          <w:rFonts w:hint="eastAsia"/>
        </w:rPr>
        <w:t>3-2</w:t>
      </w:r>
      <w:r>
        <w:rPr>
          <w:rFonts w:hint="eastAsia"/>
        </w:rPr>
        <w:t>的实例，可以更加清晰地了解</w:t>
      </w:r>
      <w:r>
        <w:rPr>
          <w:rFonts w:hint="eastAsia"/>
        </w:rPr>
        <w:t>XML</w:t>
      </w:r>
      <w:r>
        <w:rPr>
          <w:rFonts w:hint="eastAsia"/>
        </w:rPr>
        <w:t>数据流的存储过程，但是很难看到细致的存储信息，例如，节点特征码是以什么形式存储的；在</w:t>
      </w:r>
      <w:r>
        <w:rPr>
          <w:rFonts w:hint="eastAsia"/>
        </w:rPr>
        <w:t>XML</w:t>
      </w:r>
      <w:r>
        <w:rPr>
          <w:rFonts w:hint="eastAsia"/>
        </w:rPr>
        <w:t>数据流流入过程中</w:t>
      </w:r>
      <w:r>
        <w:rPr>
          <w:rFonts w:hint="eastAsia"/>
        </w:rPr>
        <w:t>DOM</w:t>
      </w:r>
      <w:r>
        <w:rPr>
          <w:rFonts w:hint="eastAsia"/>
        </w:rPr>
        <w:t>池中的相关状态等等。</w:t>
      </w:r>
      <w:r w:rsidR="00BB0B30">
        <w:rPr>
          <w:rFonts w:hint="eastAsia"/>
        </w:rPr>
        <w:t>下面就详细地阐述一下存储的细节信息。如图</w:t>
      </w:r>
      <w:r w:rsidR="00BB0B30">
        <w:rPr>
          <w:rFonts w:hint="eastAsia"/>
        </w:rPr>
        <w:t>3-3</w:t>
      </w:r>
      <w:r w:rsidR="00BB0B30">
        <w:rPr>
          <w:rFonts w:hint="eastAsia"/>
        </w:rPr>
        <w:t>展示了图</w:t>
      </w:r>
      <w:r w:rsidR="00BB0B30">
        <w:rPr>
          <w:rFonts w:hint="eastAsia"/>
        </w:rPr>
        <w:t>3-2(a)</w:t>
      </w:r>
      <w:r w:rsidR="00BB0B30">
        <w:rPr>
          <w:rFonts w:hint="eastAsia"/>
        </w:rPr>
        <w:t>中的</w:t>
      </w:r>
      <w:r w:rsidR="00BB0B30">
        <w:rPr>
          <w:rFonts w:hint="eastAsia"/>
        </w:rPr>
        <w:t>XML</w:t>
      </w:r>
      <w:r w:rsidR="00BB0B30">
        <w:rPr>
          <w:rFonts w:hint="eastAsia"/>
        </w:rPr>
        <w:t>文档中的</w:t>
      </w:r>
      <w:r w:rsidR="00BB0B30">
        <w:rPr>
          <w:rFonts w:hint="eastAsia"/>
        </w:rPr>
        <w:t>&lt;book&gt;</w:t>
      </w:r>
      <w:r w:rsidR="00BB0B30">
        <w:rPr>
          <w:rFonts w:hint="eastAsia"/>
        </w:rPr>
        <w:t>节点的节点特征码。</w:t>
      </w:r>
      <w:r w:rsidR="00C336D0">
        <w:rPr>
          <w:rFonts w:hint="eastAsia"/>
        </w:rPr>
        <w:t>该节点特征码通过获取</w:t>
      </w:r>
      <w:r w:rsidR="00C336D0">
        <w:rPr>
          <w:rFonts w:hint="eastAsia"/>
        </w:rPr>
        <w:t>book</w:t>
      </w:r>
      <w:r w:rsidR="00C336D0">
        <w:rPr>
          <w:rFonts w:hint="eastAsia"/>
        </w:rPr>
        <w:t>节点的命名空间个数，属性个数以及节点名称位置，判断节点类型，将相应位置</w:t>
      </w:r>
      <w:r w:rsidR="00C336D0">
        <w:rPr>
          <w:rFonts w:hint="eastAsia"/>
        </w:rPr>
        <w:t>1</w:t>
      </w:r>
      <w:r w:rsidR="003B6290">
        <w:rPr>
          <w:rFonts w:hint="eastAsia"/>
        </w:rPr>
        <w:t>；通过后续节点的解析和存储，确定有无孩</w:t>
      </w:r>
      <w:r w:rsidR="0083232D">
        <w:rPr>
          <w:rFonts w:hint="eastAsia"/>
        </w:rPr>
        <w:t>子。获取各种信息之后，将二进制转化为十进制的整型</w:t>
      </w:r>
      <w:r w:rsidR="003B6290">
        <w:rPr>
          <w:rFonts w:hint="eastAsia"/>
        </w:rPr>
        <w:t>存储在</w:t>
      </w:r>
      <w:r w:rsidR="003B6290">
        <w:rPr>
          <w:rFonts w:hint="eastAsia"/>
        </w:rPr>
        <w:t>DOM</w:t>
      </w:r>
      <w:r w:rsidR="003B6290">
        <w:rPr>
          <w:rFonts w:hint="eastAsia"/>
        </w:rPr>
        <w:t>池中的相应位置上。</w:t>
      </w:r>
    </w:p>
    <w:p w14:paraId="311D8D81" w14:textId="64634F72" w:rsidR="00B17F19" w:rsidRDefault="00C57EAB" w:rsidP="004A6808">
      <w:pPr>
        <w:ind w:firstLineChars="200" w:firstLine="480"/>
        <w:jc w:val="center"/>
      </w:pPr>
      <w:r>
        <w:object w:dxaOrig="7255" w:dyaOrig="2068" w14:anchorId="2CE8989B">
          <v:shape id="_x0000_i1032" type="#_x0000_t75" style="width:375pt;height:107.25pt" o:ole="">
            <v:imagedata r:id="rId22" o:title=""/>
          </v:shape>
          <o:OLEObject Type="Embed" ProgID="Visio.Drawing.11" ShapeID="_x0000_i1032" DrawAspect="Content" ObjectID="_1524916778" r:id="rId23"/>
        </w:object>
      </w:r>
    </w:p>
    <w:p w14:paraId="55CA4B27" w14:textId="77777777" w:rsidR="00B17F19" w:rsidRDefault="00B17F19" w:rsidP="004A6808">
      <w:pPr>
        <w:ind w:firstLineChars="200" w:firstLine="480"/>
        <w:jc w:val="center"/>
      </w:pPr>
      <w:r>
        <w:rPr>
          <w:rFonts w:hint="eastAsia"/>
        </w:rPr>
        <w:t>图</w:t>
      </w:r>
      <w:r>
        <w:rPr>
          <w:rFonts w:hint="eastAsia"/>
        </w:rPr>
        <w:t>3-3 &lt;book&gt;</w:t>
      </w:r>
      <w:r>
        <w:rPr>
          <w:rFonts w:hint="eastAsia"/>
        </w:rPr>
        <w:t>节点特征码实例</w:t>
      </w:r>
    </w:p>
    <w:p w14:paraId="4CB20756" w14:textId="77777777" w:rsidR="00B17F19" w:rsidRDefault="00A64BD9" w:rsidP="00927BCF">
      <w:pPr>
        <w:ind w:firstLine="420"/>
      </w:pPr>
      <w:r>
        <w:rPr>
          <w:rFonts w:hint="eastAsia"/>
        </w:rPr>
        <w:t>了解过以上内容之后，整个存储过程就非常清晰了。但是</w:t>
      </w:r>
      <w:r>
        <w:rPr>
          <w:rFonts w:hint="eastAsia"/>
        </w:rPr>
        <w:t>DOM</w:t>
      </w:r>
      <w:r>
        <w:rPr>
          <w:rFonts w:hint="eastAsia"/>
        </w:rPr>
        <w:t>池的状态依旧是一个非常抽象的</w:t>
      </w:r>
      <w:r w:rsidR="001A1C4D">
        <w:rPr>
          <w:rFonts w:hint="eastAsia"/>
        </w:rPr>
        <w:t>问题，随着</w:t>
      </w:r>
      <w:r w:rsidR="001A1C4D">
        <w:rPr>
          <w:rFonts w:hint="eastAsia"/>
        </w:rPr>
        <w:t>XML</w:t>
      </w:r>
      <w:r w:rsidR="001A1C4D">
        <w:rPr>
          <w:rFonts w:hint="eastAsia"/>
        </w:rPr>
        <w:t>数据流的不断流入，</w:t>
      </w:r>
      <w:r w:rsidR="001A1C4D">
        <w:rPr>
          <w:rFonts w:hint="eastAsia"/>
        </w:rPr>
        <w:t>DOM</w:t>
      </w:r>
      <w:r w:rsidR="001A1C4D">
        <w:rPr>
          <w:rFonts w:hint="eastAsia"/>
        </w:rPr>
        <w:t>池中的数据不断进行更替，很难能够说明</w:t>
      </w:r>
      <w:r w:rsidR="001A1C4D">
        <w:rPr>
          <w:rFonts w:hint="eastAsia"/>
        </w:rPr>
        <w:t>DOM</w:t>
      </w:r>
      <w:r w:rsidR="001A1C4D">
        <w:rPr>
          <w:rFonts w:hint="eastAsia"/>
        </w:rPr>
        <w:t>池中每一个时刻的状态。为了能够说明这个问题，假设</w:t>
      </w:r>
      <w:r w:rsidR="001A1C4D">
        <w:rPr>
          <w:rFonts w:hint="eastAsia"/>
        </w:rPr>
        <w:t>XML</w:t>
      </w:r>
      <w:r w:rsidR="001A1C4D">
        <w:rPr>
          <w:rFonts w:hint="eastAsia"/>
        </w:rPr>
        <w:t>数据流解析到</w:t>
      </w:r>
      <w:r w:rsidR="001A1C4D">
        <w:rPr>
          <w:rFonts w:hint="eastAsia"/>
        </w:rPr>
        <w:t>&lt;/title&gt;</w:t>
      </w:r>
      <w:r w:rsidR="001A1C4D">
        <w:rPr>
          <w:rFonts w:hint="eastAsia"/>
        </w:rPr>
        <w:t>的位置，图</w:t>
      </w:r>
      <w:r w:rsidR="001A1C4D">
        <w:rPr>
          <w:rFonts w:hint="eastAsia"/>
        </w:rPr>
        <w:t>3-4</w:t>
      </w:r>
      <w:r w:rsidR="001A1C4D">
        <w:rPr>
          <w:rFonts w:hint="eastAsia"/>
        </w:rPr>
        <w:t>展示了此时</w:t>
      </w:r>
      <w:r w:rsidR="001A1C4D">
        <w:rPr>
          <w:rFonts w:hint="eastAsia"/>
        </w:rPr>
        <w:t>DOM</w:t>
      </w:r>
      <w:r w:rsidR="001A1C4D">
        <w:rPr>
          <w:rFonts w:hint="eastAsia"/>
        </w:rPr>
        <w:t>池的状态。</w:t>
      </w:r>
    </w:p>
    <w:p w14:paraId="64D044DB" w14:textId="77777777" w:rsidR="00927BCF" w:rsidRDefault="000A6BE5" w:rsidP="00A656F3">
      <w:pPr>
        <w:ind w:firstLine="420"/>
        <w:jc w:val="center"/>
      </w:pPr>
      <w:r>
        <w:object w:dxaOrig="5981" w:dyaOrig="9185" w14:anchorId="7233451A">
          <v:shape id="_x0000_i1033" type="#_x0000_t75" style="width:308.25pt;height:435pt" o:ole="">
            <v:imagedata r:id="rId24" o:title=""/>
          </v:shape>
          <o:OLEObject Type="Embed" ProgID="Excel.Sheet.12" ShapeID="_x0000_i1033" DrawAspect="Content" ObjectID="_1524916779" r:id="rId25"/>
        </w:object>
      </w:r>
    </w:p>
    <w:p w14:paraId="24EE84DD" w14:textId="77777777" w:rsidR="00A656F3" w:rsidRDefault="00A656F3" w:rsidP="00A656F3">
      <w:pPr>
        <w:ind w:firstLine="420"/>
        <w:jc w:val="center"/>
      </w:pPr>
      <w:r>
        <w:rPr>
          <w:rFonts w:hint="eastAsia"/>
        </w:rPr>
        <w:t>图</w:t>
      </w:r>
      <w:r>
        <w:rPr>
          <w:rFonts w:hint="eastAsia"/>
        </w:rPr>
        <w:t xml:space="preserve">3-4 </w:t>
      </w:r>
      <w:r>
        <w:rPr>
          <w:rFonts w:hint="eastAsia"/>
        </w:rPr>
        <w:t>某时刻</w:t>
      </w:r>
      <w:r>
        <w:rPr>
          <w:rFonts w:hint="eastAsia"/>
        </w:rPr>
        <w:t>DOM</w:t>
      </w:r>
      <w:r>
        <w:rPr>
          <w:rFonts w:hint="eastAsia"/>
        </w:rPr>
        <w:t>池状态</w:t>
      </w:r>
    </w:p>
    <w:p w14:paraId="6D6BDD10" w14:textId="77777777" w:rsidR="00A656F3" w:rsidRDefault="00A656F3" w:rsidP="004A6808">
      <w:pPr>
        <w:ind w:firstLineChars="200" w:firstLine="480"/>
      </w:pPr>
      <w:r>
        <w:rPr>
          <w:rFonts w:hint="eastAsia"/>
        </w:rPr>
        <w:t>这里，需要特别说明的是，位置</w:t>
      </w:r>
      <w:r>
        <w:rPr>
          <w:rFonts w:hint="eastAsia"/>
        </w:rPr>
        <w:t>4</w:t>
      </w:r>
      <w:r>
        <w:rPr>
          <w:rFonts w:hint="eastAsia"/>
        </w:rPr>
        <w:t>和</w:t>
      </w:r>
      <w:r>
        <w:rPr>
          <w:rFonts w:hint="eastAsia"/>
        </w:rPr>
        <w:t>12</w:t>
      </w:r>
      <w:r>
        <w:rPr>
          <w:rFonts w:hint="eastAsia"/>
        </w:rPr>
        <w:t>处标有下划线的两个值</w:t>
      </w:r>
      <w:r>
        <w:rPr>
          <w:rFonts w:hint="eastAsia"/>
        </w:rPr>
        <w:t>-1</w:t>
      </w:r>
      <w:r>
        <w:rPr>
          <w:rFonts w:hint="eastAsia"/>
        </w:rPr>
        <w:t>只是暂时的，由于此时刻未遍历后续的节点，因此无法判断此时该节点的兄弟节点的位置，因此暂定为无兄弟。</w:t>
      </w:r>
    </w:p>
    <w:p w14:paraId="5E0C934A" w14:textId="77777777" w:rsidR="007F6B0C" w:rsidRDefault="007F6B0C" w:rsidP="004A6808">
      <w:pPr>
        <w:ind w:firstLineChars="200" w:firstLine="480"/>
      </w:pPr>
      <w:r>
        <w:rPr>
          <w:rFonts w:hint="eastAsia"/>
        </w:rPr>
        <w:t>另外，仔细观察图</w:t>
      </w:r>
      <w:r>
        <w:rPr>
          <w:rFonts w:hint="eastAsia"/>
        </w:rPr>
        <w:t>3-4</w:t>
      </w:r>
      <w:r>
        <w:rPr>
          <w:rFonts w:hint="eastAsia"/>
        </w:rPr>
        <w:t>，可以看出标志位的变化。这里由于</w:t>
      </w:r>
      <w:r>
        <w:rPr>
          <w:rFonts w:hint="eastAsia"/>
        </w:rPr>
        <w:t>XML</w:t>
      </w:r>
      <w:r>
        <w:rPr>
          <w:rFonts w:hint="eastAsia"/>
        </w:rPr>
        <w:t>文档实例内容较少，因此假设</w:t>
      </w:r>
      <w:r>
        <w:rPr>
          <w:rFonts w:hint="eastAsia"/>
        </w:rPr>
        <w:t>DOM</w:t>
      </w:r>
      <w:r>
        <w:rPr>
          <w:rFonts w:hint="eastAsia"/>
        </w:rPr>
        <w:t>池中仅存在</w:t>
      </w:r>
      <w:r>
        <w:rPr>
          <w:rFonts w:hint="eastAsia"/>
        </w:rPr>
        <w:t>5</w:t>
      </w:r>
      <w:r>
        <w:rPr>
          <w:rFonts w:hint="eastAsia"/>
        </w:rPr>
        <w:t>个子</w:t>
      </w:r>
      <w:r>
        <w:rPr>
          <w:rFonts w:hint="eastAsia"/>
        </w:rPr>
        <w:t>DOM</w:t>
      </w:r>
      <w:r>
        <w:rPr>
          <w:rFonts w:hint="eastAsia"/>
        </w:rPr>
        <w:t>，每个子</w:t>
      </w:r>
      <w:r>
        <w:rPr>
          <w:rFonts w:hint="eastAsia"/>
        </w:rPr>
        <w:t>DOM</w:t>
      </w:r>
      <w:r>
        <w:rPr>
          <w:rFonts w:hint="eastAsia"/>
        </w:rPr>
        <w:t>占有</w:t>
      </w:r>
      <w:r>
        <w:rPr>
          <w:rFonts w:hint="eastAsia"/>
        </w:rPr>
        <w:t>8</w:t>
      </w:r>
      <w:r>
        <w:rPr>
          <w:rFonts w:hint="eastAsia"/>
        </w:rPr>
        <w:t>个数组空间。存储从第一个子</w:t>
      </w:r>
      <w:r>
        <w:rPr>
          <w:rFonts w:hint="eastAsia"/>
        </w:rPr>
        <w:t>DOM</w:t>
      </w:r>
      <w:r>
        <w:rPr>
          <w:rFonts w:hint="eastAsia"/>
        </w:rPr>
        <w:t>可是进行，标志位初始化为</w:t>
      </w:r>
      <w:r>
        <w:rPr>
          <w:rFonts w:hint="eastAsia"/>
        </w:rPr>
        <w:t>0</w:t>
      </w:r>
      <w:r>
        <w:rPr>
          <w:rFonts w:hint="eastAsia"/>
        </w:rPr>
        <w:t>。当存储空间不足时，开始存储第二个子</w:t>
      </w:r>
      <w:r>
        <w:rPr>
          <w:rFonts w:hint="eastAsia"/>
        </w:rPr>
        <w:t>DOM</w:t>
      </w:r>
      <w:r>
        <w:rPr>
          <w:rFonts w:hint="eastAsia"/>
        </w:rPr>
        <w:t>，相应的，标志位也累加变为</w:t>
      </w:r>
      <w:r>
        <w:rPr>
          <w:rFonts w:hint="eastAsia"/>
        </w:rPr>
        <w:t>1</w:t>
      </w:r>
      <w:r>
        <w:rPr>
          <w:rFonts w:hint="eastAsia"/>
        </w:rPr>
        <w:t>，直至当前</w:t>
      </w:r>
      <w:r>
        <w:rPr>
          <w:rFonts w:hint="eastAsia"/>
        </w:rPr>
        <w:t>DOM</w:t>
      </w:r>
      <w:r>
        <w:rPr>
          <w:rFonts w:hint="eastAsia"/>
        </w:rPr>
        <w:t>池中所有的子</w:t>
      </w:r>
      <w:r>
        <w:rPr>
          <w:rFonts w:hint="eastAsia"/>
        </w:rPr>
        <w:t>DOM</w:t>
      </w:r>
      <w:r>
        <w:rPr>
          <w:rFonts w:hint="eastAsia"/>
        </w:rPr>
        <w:t>都存储满</w:t>
      </w:r>
      <w:r>
        <w:rPr>
          <w:rFonts w:hint="eastAsia"/>
        </w:rPr>
        <w:t>XML</w:t>
      </w:r>
      <w:r>
        <w:rPr>
          <w:rFonts w:hint="eastAsia"/>
        </w:rPr>
        <w:t>数据，便再次从第一个子</w:t>
      </w:r>
      <w:r>
        <w:rPr>
          <w:rFonts w:hint="eastAsia"/>
        </w:rPr>
        <w:t>DOM</w:t>
      </w:r>
      <w:r w:rsidR="00943310">
        <w:rPr>
          <w:rFonts w:hint="eastAsia"/>
        </w:rPr>
        <w:t>开始</w:t>
      </w:r>
      <w:r>
        <w:rPr>
          <w:rFonts w:hint="eastAsia"/>
        </w:rPr>
        <w:t>循环存储，同时标志位依旧不断累加。详细示意如图</w:t>
      </w:r>
      <w:r>
        <w:rPr>
          <w:rFonts w:hint="eastAsia"/>
        </w:rPr>
        <w:t>3-5</w:t>
      </w:r>
      <w:r>
        <w:rPr>
          <w:rFonts w:hint="eastAsia"/>
        </w:rPr>
        <w:t>所示。</w:t>
      </w:r>
    </w:p>
    <w:p w14:paraId="237B6E0D" w14:textId="12F6DDC9" w:rsidR="007F6B0C" w:rsidDel="00C57EAB" w:rsidRDefault="009B315F" w:rsidP="004A6808">
      <w:pPr>
        <w:ind w:firstLineChars="200" w:firstLine="480"/>
        <w:jc w:val="center"/>
        <w:rPr>
          <w:del w:id="180" w:author="suhang" w:date="2016-05-16T14:51:00Z"/>
        </w:rPr>
      </w:pPr>
      <w:r>
        <w:object w:dxaOrig="11996" w:dyaOrig="3849" w14:anchorId="33EEEBA2">
          <v:shape id="_x0000_i1059" type="#_x0000_t75" style="width:393.75pt;height:126.75pt" o:ole="">
            <v:imagedata r:id="rId26" o:title=""/>
          </v:shape>
          <o:OLEObject Type="Embed" ProgID="Visio.Drawing.11" ShapeID="_x0000_i1059" DrawAspect="Content" ObjectID="_1524916780" r:id="rId27"/>
        </w:object>
      </w:r>
    </w:p>
    <w:p w14:paraId="5139BF57" w14:textId="77777777" w:rsidR="00F8687D" w:rsidRPr="00B17F19" w:rsidRDefault="00F8687D" w:rsidP="004A6808">
      <w:pPr>
        <w:ind w:firstLineChars="200" w:firstLine="480"/>
        <w:jc w:val="center"/>
      </w:pPr>
      <w:r>
        <w:rPr>
          <w:rFonts w:hint="eastAsia"/>
        </w:rPr>
        <w:t>图</w:t>
      </w:r>
      <w:r>
        <w:rPr>
          <w:rFonts w:hint="eastAsia"/>
        </w:rPr>
        <w:t>3-5 DOM</w:t>
      </w:r>
      <w:r>
        <w:rPr>
          <w:rFonts w:hint="eastAsia"/>
        </w:rPr>
        <w:t>池存储示意图</w:t>
      </w:r>
    </w:p>
    <w:p w14:paraId="2F6E458C" w14:textId="77777777" w:rsidR="00D87189" w:rsidRDefault="00412EC6" w:rsidP="0045465A">
      <w:pPr>
        <w:pStyle w:val="3"/>
      </w:pPr>
      <w:bookmarkStart w:id="181" w:name="_Toc450930614"/>
      <w:r>
        <w:rPr>
          <w:rFonts w:hint="eastAsia"/>
        </w:rPr>
        <w:t>缓冲</w:t>
      </w:r>
      <w:r w:rsidR="004E2024">
        <w:rPr>
          <w:rFonts w:hint="eastAsia"/>
        </w:rPr>
        <w:t>式</w:t>
      </w:r>
      <w:r w:rsidR="004E2024">
        <w:rPr>
          <w:rFonts w:hint="eastAsia"/>
        </w:rPr>
        <w:t xml:space="preserve">XML </w:t>
      </w:r>
      <w:r>
        <w:rPr>
          <w:rFonts w:hint="eastAsia"/>
        </w:rPr>
        <w:t>DOM</w:t>
      </w:r>
      <w:r>
        <w:rPr>
          <w:rFonts w:hint="eastAsia"/>
        </w:rPr>
        <w:t>节点的设计</w:t>
      </w:r>
      <w:bookmarkEnd w:id="181"/>
    </w:p>
    <w:p w14:paraId="346ED6A4" w14:textId="77777777" w:rsidR="00AE4A26" w:rsidRDefault="00AE4A26" w:rsidP="004A6808">
      <w:pPr>
        <w:ind w:firstLineChars="200" w:firstLine="480"/>
      </w:pPr>
      <w:r>
        <w:rPr>
          <w:rFonts w:hint="eastAsia"/>
        </w:rPr>
        <w:t>在上一章节</w:t>
      </w:r>
      <w:r>
        <w:rPr>
          <w:rFonts w:hint="eastAsia"/>
        </w:rPr>
        <w:t>3.1.1</w:t>
      </w:r>
      <w:r>
        <w:rPr>
          <w:rFonts w:hint="eastAsia"/>
        </w:rPr>
        <w:t>中，介绍了缓冲式</w:t>
      </w:r>
      <w:r>
        <w:rPr>
          <w:rFonts w:hint="eastAsia"/>
        </w:rPr>
        <w:t>XML DOM</w:t>
      </w:r>
      <w:r>
        <w:rPr>
          <w:rFonts w:hint="eastAsia"/>
        </w:rPr>
        <w:t>的数据结构。详细地说明了</w:t>
      </w:r>
      <w:r>
        <w:rPr>
          <w:rFonts w:hint="eastAsia"/>
        </w:rPr>
        <w:t>XML</w:t>
      </w:r>
      <w:r>
        <w:rPr>
          <w:rFonts w:hint="eastAsia"/>
        </w:rPr>
        <w:t>数据流是如何在</w:t>
      </w:r>
      <w:r>
        <w:rPr>
          <w:rFonts w:hint="eastAsia"/>
        </w:rPr>
        <w:t>DOM</w:t>
      </w:r>
      <w:r>
        <w:rPr>
          <w:rFonts w:hint="eastAsia"/>
        </w:rPr>
        <w:t>池中存储的。在章节</w:t>
      </w:r>
      <w:r>
        <w:rPr>
          <w:rFonts w:hint="eastAsia"/>
        </w:rPr>
        <w:t>2.1.3 XML DOM</w:t>
      </w:r>
      <w:r>
        <w:rPr>
          <w:rFonts w:hint="eastAsia"/>
        </w:rPr>
        <w:t>节点中也介绍了</w:t>
      </w:r>
      <w:r>
        <w:rPr>
          <w:rFonts w:hint="eastAsia"/>
        </w:rPr>
        <w:t>DOM</w:t>
      </w:r>
      <w:r>
        <w:rPr>
          <w:rFonts w:hint="eastAsia"/>
        </w:rPr>
        <w:t>主要以节点的形式存在，也通过对节点对象提供访问方法来获取节点的相关信息。因此，在使用时，需要对不同类型的节点对象进行封装，下面对于封装的节点对象进行简要的介绍。</w:t>
      </w:r>
    </w:p>
    <w:p w14:paraId="1B2D0FB2" w14:textId="77777777" w:rsidR="00AE4A26" w:rsidRDefault="00901E00" w:rsidP="004A6808">
      <w:pPr>
        <w:ind w:firstLineChars="200" w:firstLine="480"/>
      </w:pPr>
      <w:r>
        <w:rPr>
          <w:rFonts w:hint="eastAsia"/>
        </w:rPr>
        <w:t>在章节</w:t>
      </w:r>
      <w:r>
        <w:rPr>
          <w:rFonts w:hint="eastAsia"/>
        </w:rPr>
        <w:t>3.1.1.2</w:t>
      </w:r>
      <w:r>
        <w:rPr>
          <w:rFonts w:hint="eastAsia"/>
        </w:rPr>
        <w:t>中提到，常用的节点类型主要有</w:t>
      </w:r>
      <w:r>
        <w:rPr>
          <w:rFonts w:hint="eastAsia"/>
        </w:rPr>
        <w:t>5</w:t>
      </w:r>
      <w:r>
        <w:rPr>
          <w:rFonts w:hint="eastAsia"/>
        </w:rPr>
        <w:t>种，包括：文档节点（根节点），元素节点，属性节点，文本节点和注释节点。由于在实际的查询中，几乎不会出现对于注释节点的查询，而在</w:t>
      </w:r>
      <w:r>
        <w:rPr>
          <w:rFonts w:hint="eastAsia"/>
        </w:rPr>
        <w:t>XML</w:t>
      </w:r>
      <w:r>
        <w:rPr>
          <w:rFonts w:hint="eastAsia"/>
        </w:rPr>
        <w:t>数据流的环境下，建立节点不仅占用内存空间，同时也会耗费查询进程的时间，因此这里不进行注释节点的封装。</w:t>
      </w:r>
    </w:p>
    <w:p w14:paraId="2ABFE965" w14:textId="77777777" w:rsidR="00901E00" w:rsidRDefault="00901E00" w:rsidP="00F30DED">
      <w:pPr>
        <w:ind w:firstLine="420"/>
      </w:pPr>
      <w:r>
        <w:rPr>
          <w:rFonts w:hint="eastAsia"/>
        </w:rPr>
        <w:t>考虑文档节点（根节点）（</w:t>
      </w:r>
      <w:r>
        <w:rPr>
          <w:rFonts w:hint="eastAsia"/>
        </w:rPr>
        <w:t>RootNode</w:t>
      </w:r>
      <w:r>
        <w:rPr>
          <w:rFonts w:hint="eastAsia"/>
        </w:rPr>
        <w:t>），元素节点（</w:t>
      </w:r>
      <w:r>
        <w:rPr>
          <w:rFonts w:hint="eastAsia"/>
        </w:rPr>
        <w:t>ElementNode</w:t>
      </w:r>
      <w:r>
        <w:rPr>
          <w:rFonts w:hint="eastAsia"/>
        </w:rPr>
        <w:t>），属性节点（</w:t>
      </w:r>
      <w:r>
        <w:rPr>
          <w:rFonts w:hint="eastAsia"/>
        </w:rPr>
        <w:t>attributeNode</w:t>
      </w:r>
      <w:r>
        <w:rPr>
          <w:rFonts w:hint="eastAsia"/>
        </w:rPr>
        <w:t>）以及文本节点（</w:t>
      </w:r>
      <w:r>
        <w:rPr>
          <w:rFonts w:hint="eastAsia"/>
        </w:rPr>
        <w:t>TextNode</w:t>
      </w:r>
      <w:r>
        <w:rPr>
          <w:rFonts w:hint="eastAsia"/>
        </w:rPr>
        <w:t>）的特点，在整体上他们都属于</w:t>
      </w:r>
      <w:r>
        <w:rPr>
          <w:rFonts w:hint="eastAsia"/>
        </w:rPr>
        <w:t>XML DOM</w:t>
      </w:r>
      <w:r>
        <w:rPr>
          <w:rFonts w:hint="eastAsia"/>
        </w:rPr>
        <w:t>的节点，虽然类型不同，但是根据</w:t>
      </w:r>
      <w:r>
        <w:rPr>
          <w:rFonts w:hint="eastAsia"/>
        </w:rPr>
        <w:t>W3C</w:t>
      </w:r>
      <w:r>
        <w:rPr>
          <w:rFonts w:hint="eastAsia"/>
        </w:rPr>
        <w:t>的标准，他们都应该继承同一个父类</w:t>
      </w:r>
      <w:r>
        <w:rPr>
          <w:rFonts w:hint="eastAsia"/>
        </w:rPr>
        <w:t>DOMNode</w:t>
      </w:r>
      <w:r>
        <w:rPr>
          <w:rFonts w:hint="eastAsia"/>
        </w:rPr>
        <w:t>。通过对于父类方法的继承和多态来实现各自内部的方法。</w:t>
      </w:r>
      <w:r w:rsidR="00F30DED">
        <w:rPr>
          <w:rFonts w:hint="eastAsia"/>
        </w:rPr>
        <w:t>图</w:t>
      </w:r>
      <w:r w:rsidR="00F30DED">
        <w:rPr>
          <w:rFonts w:hint="eastAsia"/>
        </w:rPr>
        <w:t>3-6</w:t>
      </w:r>
      <w:r w:rsidR="00F30DED">
        <w:rPr>
          <w:rFonts w:hint="eastAsia"/>
        </w:rPr>
        <w:t>给出了</w:t>
      </w:r>
      <w:r w:rsidR="00F30DED">
        <w:rPr>
          <w:rFonts w:hint="eastAsia"/>
        </w:rPr>
        <w:t>XML DOM</w:t>
      </w:r>
      <w:r w:rsidR="00F30DED">
        <w:rPr>
          <w:rFonts w:hint="eastAsia"/>
        </w:rPr>
        <w:t>各节点的关系。</w:t>
      </w:r>
    </w:p>
    <w:p w14:paraId="1F699758" w14:textId="77777777" w:rsidR="00F30DED" w:rsidRDefault="0079726F" w:rsidP="00581334">
      <w:pPr>
        <w:ind w:firstLine="420"/>
        <w:jc w:val="center"/>
      </w:pPr>
      <w:r>
        <w:object w:dxaOrig="7804" w:dyaOrig="3277" w14:anchorId="6FD282FC">
          <v:shape id="_x0000_i1034" type="#_x0000_t75" style="width:331.5pt;height:138.75pt" o:ole="">
            <v:imagedata r:id="rId28" o:title=""/>
          </v:shape>
          <o:OLEObject Type="Embed" ProgID="Visio.Drawing.11" ShapeID="_x0000_i1034" DrawAspect="Content" ObjectID="_1524916781" r:id="rId29"/>
        </w:object>
      </w:r>
    </w:p>
    <w:p w14:paraId="30DFC1AB" w14:textId="77777777" w:rsidR="00F83010" w:rsidRDefault="00581334" w:rsidP="00F83010">
      <w:pPr>
        <w:ind w:firstLine="420"/>
        <w:jc w:val="center"/>
      </w:pPr>
      <w:r>
        <w:rPr>
          <w:rFonts w:hint="eastAsia"/>
        </w:rPr>
        <w:t>图</w:t>
      </w:r>
      <w:r>
        <w:rPr>
          <w:rFonts w:hint="eastAsia"/>
        </w:rPr>
        <w:t>3-6 XML DOM</w:t>
      </w:r>
      <w:r>
        <w:rPr>
          <w:rFonts w:hint="eastAsia"/>
        </w:rPr>
        <w:t>节点关系</w:t>
      </w:r>
    </w:p>
    <w:p w14:paraId="13158787" w14:textId="77777777" w:rsidR="00F83010" w:rsidRDefault="00F83010" w:rsidP="007A2202">
      <w:pPr>
        <w:ind w:firstLine="420"/>
      </w:pPr>
      <w:r>
        <w:rPr>
          <w:rFonts w:hint="eastAsia"/>
        </w:rPr>
        <w:t>这里</w:t>
      </w:r>
      <w:r>
        <w:rPr>
          <w:rFonts w:hint="eastAsia"/>
        </w:rPr>
        <w:t>DOMNode</w:t>
      </w:r>
      <w:r>
        <w:rPr>
          <w:rFonts w:hint="eastAsia"/>
        </w:rPr>
        <w:t>通过指针直接访问</w:t>
      </w:r>
      <w:r>
        <w:rPr>
          <w:rFonts w:hint="eastAsia"/>
        </w:rPr>
        <w:t>DOM</w:t>
      </w:r>
      <w:r>
        <w:rPr>
          <w:rFonts w:hint="eastAsia"/>
        </w:rPr>
        <w:t>池内的数据。外界若想获取</w:t>
      </w:r>
      <w:r>
        <w:rPr>
          <w:rFonts w:hint="eastAsia"/>
        </w:rPr>
        <w:t>DOM</w:t>
      </w:r>
      <w:r>
        <w:rPr>
          <w:rFonts w:hint="eastAsia"/>
        </w:rPr>
        <w:t>池中相关</w:t>
      </w:r>
      <w:r>
        <w:rPr>
          <w:rFonts w:hint="eastAsia"/>
        </w:rPr>
        <w:t>XML</w:t>
      </w:r>
      <w:r>
        <w:rPr>
          <w:rFonts w:hint="eastAsia"/>
        </w:rPr>
        <w:t>数据流的实时信息以及查询某些节点都需要通过</w:t>
      </w:r>
      <w:r>
        <w:rPr>
          <w:rFonts w:hint="eastAsia"/>
        </w:rPr>
        <w:t>DOMNode</w:t>
      </w:r>
      <w:r>
        <w:rPr>
          <w:rFonts w:hint="eastAsia"/>
        </w:rPr>
        <w:t>提供的特定接口才能获取这些信息。根据</w:t>
      </w:r>
      <w:r>
        <w:rPr>
          <w:rFonts w:hint="eastAsia"/>
        </w:rPr>
        <w:t>W3C</w:t>
      </w:r>
      <w:r>
        <w:rPr>
          <w:rFonts w:hint="eastAsia"/>
        </w:rPr>
        <w:t>标准的</w:t>
      </w:r>
      <w:r>
        <w:rPr>
          <w:rFonts w:hint="eastAsia"/>
        </w:rPr>
        <w:t>XML DOM</w:t>
      </w:r>
      <w:r>
        <w:rPr>
          <w:rFonts w:hint="eastAsia"/>
        </w:rPr>
        <w:t>所实现的方法，本课题中提供了一些</w:t>
      </w:r>
      <w:r>
        <w:rPr>
          <w:rFonts w:hint="eastAsia"/>
        </w:rPr>
        <w:t>Xpath</w:t>
      </w:r>
      <w:r>
        <w:rPr>
          <w:rFonts w:hint="eastAsia"/>
        </w:rPr>
        <w:t>语言查询时可能用到的方法</w:t>
      </w:r>
      <w:r w:rsidR="0035104D">
        <w:rPr>
          <w:rFonts w:hint="eastAsia"/>
        </w:rPr>
        <w:t>，如表</w:t>
      </w:r>
      <w:r w:rsidR="0035104D">
        <w:rPr>
          <w:rFonts w:hint="eastAsia"/>
        </w:rPr>
        <w:t>3-4</w:t>
      </w:r>
      <w:r w:rsidR="0035104D">
        <w:rPr>
          <w:rFonts w:hint="eastAsia"/>
        </w:rPr>
        <w:t>所示</w:t>
      </w:r>
      <w:r w:rsidR="00C6294D">
        <w:rPr>
          <w:rFonts w:hint="eastAsia"/>
        </w:rPr>
        <w:t>。在查询时需要通过访问</w:t>
      </w:r>
      <w:r w:rsidR="00C6294D">
        <w:rPr>
          <w:rFonts w:hint="eastAsia"/>
        </w:rPr>
        <w:t>DOMNode</w:t>
      </w:r>
      <w:r w:rsidR="00A45514">
        <w:rPr>
          <w:rFonts w:hint="eastAsia"/>
        </w:rPr>
        <w:t>中的相关方法获得</w:t>
      </w:r>
      <w:r w:rsidR="00A45514">
        <w:rPr>
          <w:rFonts w:hint="eastAsia"/>
        </w:rPr>
        <w:t>XML</w:t>
      </w:r>
      <w:r w:rsidR="00A45514">
        <w:rPr>
          <w:rFonts w:hint="eastAsia"/>
        </w:rPr>
        <w:t>数据流信息。</w:t>
      </w:r>
    </w:p>
    <w:p w14:paraId="3BFD07AE" w14:textId="77777777" w:rsidR="008D2CA8" w:rsidRDefault="008D2CA8" w:rsidP="008D2CA8">
      <w:pPr>
        <w:ind w:firstLine="420"/>
        <w:jc w:val="center"/>
      </w:pPr>
      <w:r>
        <w:rPr>
          <w:rFonts w:hint="eastAsia"/>
        </w:rPr>
        <w:t>表</w:t>
      </w:r>
      <w:r>
        <w:rPr>
          <w:rFonts w:hint="eastAsia"/>
        </w:rPr>
        <w:t>3-4 DOMNode</w:t>
      </w:r>
      <w:r>
        <w:rPr>
          <w:rFonts w:hint="eastAsia"/>
        </w:rPr>
        <w:t>方法</w:t>
      </w:r>
    </w:p>
    <w:tbl>
      <w:tblPr>
        <w:tblStyle w:val="11"/>
        <w:tblW w:w="0" w:type="auto"/>
        <w:jc w:val="center"/>
        <w:tblLook w:val="04A0" w:firstRow="1" w:lastRow="0" w:firstColumn="1" w:lastColumn="0" w:noHBand="0" w:noVBand="1"/>
      </w:tblPr>
      <w:tblGrid>
        <w:gridCol w:w="1984"/>
        <w:gridCol w:w="2629"/>
        <w:gridCol w:w="2899"/>
      </w:tblGrid>
      <w:tr w:rsidR="00F7586C" w14:paraId="322547C3" w14:textId="77777777" w:rsidTr="00326A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14:paraId="751C7C8B" w14:textId="77777777" w:rsidR="00F7586C" w:rsidRDefault="00F7586C" w:rsidP="00E86A54">
            <w:pPr>
              <w:ind w:firstLine="422"/>
              <w:jc w:val="center"/>
            </w:pPr>
            <w:r>
              <w:rPr>
                <w:rFonts w:hint="eastAsia"/>
              </w:rPr>
              <w:t>方法</w:t>
            </w:r>
          </w:p>
        </w:tc>
        <w:tc>
          <w:tcPr>
            <w:tcW w:w="2629" w:type="dxa"/>
          </w:tcPr>
          <w:p w14:paraId="60E2D4A2" w14:textId="77777777" w:rsidR="00F7586C" w:rsidRDefault="00F7586C" w:rsidP="00E86A54">
            <w:pPr>
              <w:ind w:firstLine="422"/>
              <w:jc w:val="center"/>
              <w:cnfStyle w:val="100000000000" w:firstRow="1" w:lastRow="0" w:firstColumn="0" w:lastColumn="0" w:oddVBand="0" w:evenVBand="0" w:oddHBand="0" w:evenHBand="0" w:firstRowFirstColumn="0" w:firstRowLastColumn="0" w:lastRowFirstColumn="0" w:lastRowLastColumn="0"/>
            </w:pPr>
            <w:r>
              <w:rPr>
                <w:rFonts w:hint="eastAsia"/>
              </w:rPr>
              <w:t>返回类型</w:t>
            </w:r>
          </w:p>
        </w:tc>
        <w:tc>
          <w:tcPr>
            <w:tcW w:w="2899" w:type="dxa"/>
          </w:tcPr>
          <w:p w14:paraId="790439AB" w14:textId="77777777" w:rsidR="00F7586C" w:rsidRDefault="00F7586C" w:rsidP="00E86A54">
            <w:pPr>
              <w:ind w:firstLine="422"/>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7586C" w14:paraId="08E3B715" w14:textId="77777777" w:rsidTr="00326A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14:paraId="5B3EDA61" w14:textId="77777777" w:rsidR="00F7586C" w:rsidRPr="00326ABF" w:rsidRDefault="00F7586C" w:rsidP="008D2CA8">
            <w:pPr>
              <w:jc w:val="center"/>
              <w:rPr>
                <w:b w:val="0"/>
              </w:rPr>
            </w:pPr>
            <w:r w:rsidRPr="00326ABF">
              <w:rPr>
                <w:rFonts w:hint="eastAsia"/>
                <w:b w:val="0"/>
              </w:rPr>
              <w:t>getNodeName()</w:t>
            </w:r>
          </w:p>
        </w:tc>
        <w:tc>
          <w:tcPr>
            <w:tcW w:w="2629" w:type="dxa"/>
          </w:tcPr>
          <w:p w14:paraId="154CB393" w14:textId="77777777" w:rsidR="00F7586C" w:rsidRDefault="00F7586C" w:rsidP="008D2CA8">
            <w:pPr>
              <w:jc w:val="center"/>
              <w:cnfStyle w:val="000000100000" w:firstRow="0" w:lastRow="0" w:firstColumn="0" w:lastColumn="0" w:oddVBand="0" w:evenVBand="0" w:oddHBand="1" w:evenHBand="0" w:firstRowFirstColumn="0" w:firstRowLastColumn="0" w:lastRowFirstColumn="0" w:lastRowLastColumn="0"/>
            </w:pPr>
            <w:r>
              <w:t>S</w:t>
            </w:r>
            <w:r>
              <w:rPr>
                <w:rFonts w:hint="eastAsia"/>
              </w:rPr>
              <w:t>tring</w:t>
            </w:r>
          </w:p>
        </w:tc>
        <w:tc>
          <w:tcPr>
            <w:tcW w:w="2899" w:type="dxa"/>
          </w:tcPr>
          <w:p w14:paraId="3A91DD4D" w14:textId="77777777" w:rsidR="00F7586C" w:rsidRDefault="008D2CA8" w:rsidP="008D2CA8">
            <w:pPr>
              <w:jc w:val="center"/>
              <w:cnfStyle w:val="000000100000" w:firstRow="0" w:lastRow="0" w:firstColumn="0" w:lastColumn="0" w:oddVBand="0" w:evenVBand="0" w:oddHBand="1" w:evenHBand="0" w:firstRowFirstColumn="0" w:firstRowLastColumn="0" w:lastRowFirstColumn="0" w:lastRowLastColumn="0"/>
            </w:pPr>
            <w:r>
              <w:rPr>
                <w:rFonts w:hint="eastAsia"/>
              </w:rPr>
              <w:t>获取节点名称</w:t>
            </w:r>
          </w:p>
        </w:tc>
      </w:tr>
      <w:tr w:rsidR="00F7586C" w14:paraId="0ACF5611" w14:textId="77777777" w:rsidTr="00326ABF">
        <w:trPr>
          <w:jc w:val="center"/>
        </w:trPr>
        <w:tc>
          <w:tcPr>
            <w:cnfStyle w:val="001000000000" w:firstRow="0" w:lastRow="0" w:firstColumn="1" w:lastColumn="0" w:oddVBand="0" w:evenVBand="0" w:oddHBand="0" w:evenHBand="0" w:firstRowFirstColumn="0" w:firstRowLastColumn="0" w:lastRowFirstColumn="0" w:lastRowLastColumn="0"/>
            <w:tcW w:w="1984" w:type="dxa"/>
          </w:tcPr>
          <w:p w14:paraId="22F34785" w14:textId="77777777" w:rsidR="00F7586C" w:rsidRPr="00326ABF" w:rsidRDefault="00F7586C" w:rsidP="008D2CA8">
            <w:pPr>
              <w:jc w:val="center"/>
              <w:rPr>
                <w:b w:val="0"/>
              </w:rPr>
            </w:pPr>
            <w:r w:rsidRPr="00326ABF">
              <w:rPr>
                <w:rFonts w:hint="eastAsia"/>
                <w:b w:val="0"/>
              </w:rPr>
              <w:t>getNodeType()</w:t>
            </w:r>
          </w:p>
        </w:tc>
        <w:tc>
          <w:tcPr>
            <w:tcW w:w="2629" w:type="dxa"/>
          </w:tcPr>
          <w:p w14:paraId="6A0B7734" w14:textId="77777777" w:rsidR="00F7586C" w:rsidRDefault="008D2CA8" w:rsidP="008D2CA8">
            <w:pPr>
              <w:jc w:val="center"/>
              <w:cnfStyle w:val="000000000000" w:firstRow="0" w:lastRow="0" w:firstColumn="0" w:lastColumn="0" w:oddVBand="0" w:evenVBand="0" w:oddHBand="0" w:evenHBand="0" w:firstRowFirstColumn="0" w:firstRowLastColumn="0" w:lastRowFirstColumn="0" w:lastRowLastColumn="0"/>
            </w:pPr>
            <w:r w:rsidRPr="008D2CA8">
              <w:t>nodeType</w:t>
            </w:r>
          </w:p>
        </w:tc>
        <w:tc>
          <w:tcPr>
            <w:tcW w:w="2899" w:type="dxa"/>
          </w:tcPr>
          <w:p w14:paraId="54E90771" w14:textId="77777777" w:rsidR="00F7586C" w:rsidRDefault="008D2CA8" w:rsidP="008D2CA8">
            <w:pPr>
              <w:jc w:val="center"/>
              <w:cnfStyle w:val="000000000000" w:firstRow="0" w:lastRow="0" w:firstColumn="0" w:lastColumn="0" w:oddVBand="0" w:evenVBand="0" w:oddHBand="0" w:evenHBand="0" w:firstRowFirstColumn="0" w:firstRowLastColumn="0" w:lastRowFirstColumn="0" w:lastRowLastColumn="0"/>
            </w:pPr>
            <w:r>
              <w:rPr>
                <w:rFonts w:hint="eastAsia"/>
              </w:rPr>
              <w:t>获取节点类型</w:t>
            </w:r>
          </w:p>
        </w:tc>
      </w:tr>
      <w:tr w:rsidR="00F7586C" w14:paraId="6D10ED9D" w14:textId="77777777" w:rsidTr="00326A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14:paraId="4F257FC0" w14:textId="77777777" w:rsidR="00F7586C" w:rsidRPr="00326ABF" w:rsidRDefault="00F7586C" w:rsidP="008D2CA8">
            <w:pPr>
              <w:jc w:val="center"/>
              <w:rPr>
                <w:b w:val="0"/>
              </w:rPr>
            </w:pPr>
            <w:r w:rsidRPr="00326ABF">
              <w:rPr>
                <w:rFonts w:hint="eastAsia"/>
                <w:b w:val="0"/>
              </w:rPr>
              <w:t>getNameValue()</w:t>
            </w:r>
          </w:p>
        </w:tc>
        <w:tc>
          <w:tcPr>
            <w:tcW w:w="2629" w:type="dxa"/>
          </w:tcPr>
          <w:p w14:paraId="6CA2BDB7" w14:textId="77777777" w:rsidR="00F7586C" w:rsidRDefault="008D2CA8" w:rsidP="008D2CA8">
            <w:pPr>
              <w:jc w:val="center"/>
              <w:cnfStyle w:val="000000100000" w:firstRow="0" w:lastRow="0" w:firstColumn="0" w:lastColumn="0" w:oddVBand="0" w:evenVBand="0" w:oddHBand="1" w:evenHBand="0" w:firstRowFirstColumn="0" w:firstRowLastColumn="0" w:lastRowFirstColumn="0" w:lastRowLastColumn="0"/>
            </w:pPr>
            <w:r>
              <w:t>S</w:t>
            </w:r>
            <w:r>
              <w:rPr>
                <w:rFonts w:hint="eastAsia"/>
              </w:rPr>
              <w:t>tring</w:t>
            </w:r>
          </w:p>
        </w:tc>
        <w:tc>
          <w:tcPr>
            <w:tcW w:w="2899" w:type="dxa"/>
          </w:tcPr>
          <w:p w14:paraId="3A5514EF" w14:textId="77777777" w:rsidR="00F7586C" w:rsidRDefault="008D2CA8" w:rsidP="008D2CA8">
            <w:pPr>
              <w:jc w:val="center"/>
              <w:cnfStyle w:val="000000100000" w:firstRow="0" w:lastRow="0" w:firstColumn="0" w:lastColumn="0" w:oddVBand="0" w:evenVBand="0" w:oddHBand="1" w:evenHBand="0" w:firstRowFirstColumn="0" w:firstRowLastColumn="0" w:lastRowFirstColumn="0" w:lastRowLastColumn="0"/>
            </w:pPr>
            <w:r>
              <w:rPr>
                <w:rFonts w:hint="eastAsia"/>
              </w:rPr>
              <w:t>获取节点值</w:t>
            </w:r>
          </w:p>
        </w:tc>
      </w:tr>
      <w:tr w:rsidR="00F7586C" w14:paraId="38A1C652" w14:textId="77777777" w:rsidTr="00326ABF">
        <w:trPr>
          <w:jc w:val="center"/>
        </w:trPr>
        <w:tc>
          <w:tcPr>
            <w:cnfStyle w:val="001000000000" w:firstRow="0" w:lastRow="0" w:firstColumn="1" w:lastColumn="0" w:oddVBand="0" w:evenVBand="0" w:oddHBand="0" w:evenHBand="0" w:firstRowFirstColumn="0" w:firstRowLastColumn="0" w:lastRowFirstColumn="0" w:lastRowLastColumn="0"/>
            <w:tcW w:w="1984" w:type="dxa"/>
          </w:tcPr>
          <w:p w14:paraId="3D78833E" w14:textId="77777777" w:rsidR="00F7586C" w:rsidRPr="00326ABF" w:rsidRDefault="00F7586C" w:rsidP="008D2CA8">
            <w:pPr>
              <w:jc w:val="center"/>
              <w:rPr>
                <w:b w:val="0"/>
              </w:rPr>
            </w:pPr>
            <w:r w:rsidRPr="00326ABF">
              <w:rPr>
                <w:b w:val="0"/>
              </w:rPr>
              <w:t>getFirstChild()</w:t>
            </w:r>
          </w:p>
        </w:tc>
        <w:tc>
          <w:tcPr>
            <w:tcW w:w="2629" w:type="dxa"/>
          </w:tcPr>
          <w:p w14:paraId="534FA7E1" w14:textId="77777777" w:rsidR="00F7586C" w:rsidRDefault="008D2CA8" w:rsidP="008D2CA8">
            <w:pPr>
              <w:jc w:val="center"/>
              <w:cnfStyle w:val="000000000000" w:firstRow="0" w:lastRow="0" w:firstColumn="0" w:lastColumn="0" w:oddVBand="0" w:evenVBand="0" w:oddHBand="0" w:evenHBand="0" w:firstRowFirstColumn="0" w:firstRowLastColumn="0" w:lastRowFirstColumn="0" w:lastRowLastColumn="0"/>
            </w:pPr>
            <w:r>
              <w:rPr>
                <w:rFonts w:hint="eastAsia"/>
              </w:rPr>
              <w:t>DOMNode*</w:t>
            </w:r>
          </w:p>
        </w:tc>
        <w:tc>
          <w:tcPr>
            <w:tcW w:w="2899" w:type="dxa"/>
          </w:tcPr>
          <w:p w14:paraId="31E85215" w14:textId="77777777" w:rsidR="00F7586C" w:rsidRDefault="008D2CA8" w:rsidP="008D2CA8">
            <w:pPr>
              <w:jc w:val="center"/>
              <w:cnfStyle w:val="000000000000" w:firstRow="0" w:lastRow="0" w:firstColumn="0" w:lastColumn="0" w:oddVBand="0" w:evenVBand="0" w:oddHBand="0" w:evenHBand="0" w:firstRowFirstColumn="0" w:firstRowLastColumn="0" w:lastRowFirstColumn="0" w:lastRowLastColumn="0"/>
            </w:pPr>
            <w:r>
              <w:rPr>
                <w:rFonts w:hint="eastAsia"/>
              </w:rPr>
              <w:t>获取第一个孩子</w:t>
            </w:r>
          </w:p>
        </w:tc>
      </w:tr>
      <w:tr w:rsidR="00F7586C" w14:paraId="0915BC2C" w14:textId="77777777" w:rsidTr="00326A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14:paraId="314217B3" w14:textId="77777777" w:rsidR="00F7586C" w:rsidRPr="00326ABF" w:rsidRDefault="00F7586C" w:rsidP="008D2CA8">
            <w:pPr>
              <w:jc w:val="center"/>
              <w:rPr>
                <w:b w:val="0"/>
              </w:rPr>
            </w:pPr>
            <w:r w:rsidRPr="00326ABF">
              <w:rPr>
                <w:b w:val="0"/>
              </w:rPr>
              <w:t>getNextSibling()</w:t>
            </w:r>
          </w:p>
        </w:tc>
        <w:tc>
          <w:tcPr>
            <w:tcW w:w="2629" w:type="dxa"/>
          </w:tcPr>
          <w:p w14:paraId="4F93F4AF" w14:textId="77777777" w:rsidR="00F7586C" w:rsidRDefault="008D2CA8" w:rsidP="008D2CA8">
            <w:pPr>
              <w:jc w:val="center"/>
              <w:cnfStyle w:val="000000100000" w:firstRow="0" w:lastRow="0" w:firstColumn="0" w:lastColumn="0" w:oddVBand="0" w:evenVBand="0" w:oddHBand="1" w:evenHBand="0" w:firstRowFirstColumn="0" w:firstRowLastColumn="0" w:lastRowFirstColumn="0" w:lastRowLastColumn="0"/>
            </w:pPr>
            <w:r>
              <w:rPr>
                <w:rFonts w:hint="eastAsia"/>
              </w:rPr>
              <w:t>DOMNode*</w:t>
            </w:r>
          </w:p>
        </w:tc>
        <w:tc>
          <w:tcPr>
            <w:tcW w:w="2899" w:type="dxa"/>
          </w:tcPr>
          <w:p w14:paraId="7A1EC26D" w14:textId="77777777" w:rsidR="00F7586C" w:rsidRDefault="008D2CA8" w:rsidP="008D2CA8">
            <w:pPr>
              <w:jc w:val="center"/>
              <w:cnfStyle w:val="000000100000" w:firstRow="0" w:lastRow="0" w:firstColumn="0" w:lastColumn="0" w:oddVBand="0" w:evenVBand="0" w:oddHBand="1" w:evenHBand="0" w:firstRowFirstColumn="0" w:firstRowLastColumn="0" w:lastRowFirstColumn="0" w:lastRowLastColumn="0"/>
            </w:pPr>
            <w:r>
              <w:rPr>
                <w:rFonts w:hint="eastAsia"/>
              </w:rPr>
              <w:t>获取下一个兄弟</w:t>
            </w:r>
          </w:p>
        </w:tc>
      </w:tr>
      <w:tr w:rsidR="00F7586C" w14:paraId="248E5597" w14:textId="77777777" w:rsidTr="00326ABF">
        <w:trPr>
          <w:jc w:val="center"/>
        </w:trPr>
        <w:tc>
          <w:tcPr>
            <w:cnfStyle w:val="001000000000" w:firstRow="0" w:lastRow="0" w:firstColumn="1" w:lastColumn="0" w:oddVBand="0" w:evenVBand="0" w:oddHBand="0" w:evenHBand="0" w:firstRowFirstColumn="0" w:firstRowLastColumn="0" w:lastRowFirstColumn="0" w:lastRowLastColumn="0"/>
            <w:tcW w:w="1984" w:type="dxa"/>
          </w:tcPr>
          <w:p w14:paraId="21E09F1B" w14:textId="77777777" w:rsidR="00F7586C" w:rsidRPr="00326ABF" w:rsidRDefault="00F7586C" w:rsidP="008D2CA8">
            <w:pPr>
              <w:jc w:val="center"/>
              <w:rPr>
                <w:b w:val="0"/>
              </w:rPr>
            </w:pPr>
            <w:r w:rsidRPr="00326ABF">
              <w:rPr>
                <w:b w:val="0"/>
              </w:rPr>
              <w:t>getAllChild()</w:t>
            </w:r>
          </w:p>
        </w:tc>
        <w:tc>
          <w:tcPr>
            <w:tcW w:w="2629" w:type="dxa"/>
          </w:tcPr>
          <w:p w14:paraId="41448E59" w14:textId="77777777" w:rsidR="00F7586C" w:rsidRDefault="008D2CA8" w:rsidP="008D2CA8">
            <w:pPr>
              <w:jc w:val="center"/>
              <w:cnfStyle w:val="000000000000" w:firstRow="0" w:lastRow="0" w:firstColumn="0" w:lastColumn="0" w:oddVBand="0" w:evenVBand="0" w:oddHBand="0" w:evenHBand="0" w:firstRowFirstColumn="0" w:firstRowLastColumn="0" w:lastRowFirstColumn="0" w:lastRowLastColumn="0"/>
            </w:pPr>
            <w:r w:rsidRPr="008D2CA8">
              <w:t>GetChildNode</w:t>
            </w:r>
            <w:r>
              <w:rPr>
                <w:rFonts w:hint="eastAsia"/>
              </w:rPr>
              <w:t>*</w:t>
            </w:r>
          </w:p>
        </w:tc>
        <w:tc>
          <w:tcPr>
            <w:tcW w:w="2899" w:type="dxa"/>
          </w:tcPr>
          <w:p w14:paraId="7E15C75E" w14:textId="77777777" w:rsidR="00F7586C" w:rsidRDefault="008D2CA8" w:rsidP="008D2CA8">
            <w:pPr>
              <w:jc w:val="center"/>
              <w:cnfStyle w:val="000000000000" w:firstRow="0" w:lastRow="0" w:firstColumn="0" w:lastColumn="0" w:oddVBand="0" w:evenVBand="0" w:oddHBand="0" w:evenHBand="0" w:firstRowFirstColumn="0" w:firstRowLastColumn="0" w:lastRowFirstColumn="0" w:lastRowLastColumn="0"/>
            </w:pPr>
            <w:r>
              <w:rPr>
                <w:rFonts w:hint="eastAsia"/>
              </w:rPr>
              <w:t>获取所有孩子</w:t>
            </w:r>
          </w:p>
        </w:tc>
      </w:tr>
    </w:tbl>
    <w:p w14:paraId="03763FD3" w14:textId="77777777" w:rsidR="007A2202" w:rsidRPr="00F83010" w:rsidRDefault="007A2202" w:rsidP="007A2202">
      <w:pPr>
        <w:ind w:firstLine="420"/>
      </w:pPr>
    </w:p>
    <w:p w14:paraId="6A7B3D71" w14:textId="77777777" w:rsidR="00D87189" w:rsidRPr="00D87189" w:rsidRDefault="00412EC6" w:rsidP="00795791">
      <w:pPr>
        <w:pStyle w:val="2"/>
      </w:pPr>
      <w:bookmarkStart w:id="182" w:name="_Toc450930615"/>
      <w:r>
        <w:rPr>
          <w:rFonts w:hint="eastAsia"/>
        </w:rPr>
        <w:t>Xpath</w:t>
      </w:r>
      <w:r>
        <w:rPr>
          <w:rFonts w:hint="eastAsia"/>
        </w:rPr>
        <w:t>的设计</w:t>
      </w:r>
      <w:bookmarkEnd w:id="182"/>
    </w:p>
    <w:p w14:paraId="14F1164F" w14:textId="77777777" w:rsidR="00412EC6" w:rsidRDefault="00412EC6" w:rsidP="0045465A">
      <w:pPr>
        <w:pStyle w:val="3"/>
      </w:pPr>
      <w:bookmarkStart w:id="183" w:name="_Toc450930616"/>
      <w:r>
        <w:rPr>
          <w:rFonts w:hint="eastAsia"/>
        </w:rPr>
        <w:t>Xpath</w:t>
      </w:r>
      <w:r>
        <w:rPr>
          <w:rFonts w:hint="eastAsia"/>
        </w:rPr>
        <w:t>模块功能</w:t>
      </w:r>
      <w:bookmarkEnd w:id="183"/>
    </w:p>
    <w:p w14:paraId="7FF18AA5" w14:textId="77777777" w:rsidR="001D16B4" w:rsidRPr="00CC789A" w:rsidRDefault="00686023" w:rsidP="004A6808">
      <w:pPr>
        <w:ind w:firstLineChars="200" w:firstLine="480"/>
      </w:pPr>
      <w:r>
        <w:rPr>
          <w:rFonts w:hint="eastAsia"/>
        </w:rPr>
        <w:t>在上一章</w:t>
      </w:r>
      <w:r>
        <w:rPr>
          <w:rFonts w:hint="eastAsia"/>
        </w:rPr>
        <w:t>2.4</w:t>
      </w:r>
      <w:r>
        <w:rPr>
          <w:rFonts w:hint="eastAsia"/>
        </w:rPr>
        <w:t>节中介绍了</w:t>
      </w:r>
      <w:r>
        <w:rPr>
          <w:rFonts w:hint="eastAsia"/>
        </w:rPr>
        <w:t>Xpath</w:t>
      </w:r>
      <w:r>
        <w:rPr>
          <w:rFonts w:hint="eastAsia"/>
        </w:rPr>
        <w:t>的基本知识，</w:t>
      </w:r>
      <w:r>
        <w:rPr>
          <w:rFonts w:hint="eastAsia"/>
        </w:rPr>
        <w:t>Xpath</w:t>
      </w:r>
      <w:r>
        <w:rPr>
          <w:rFonts w:hint="eastAsia"/>
        </w:rPr>
        <w:t>主要通过路径表达式对</w:t>
      </w:r>
      <w:r>
        <w:rPr>
          <w:rFonts w:hint="eastAsia"/>
        </w:rPr>
        <w:t>XML</w:t>
      </w:r>
      <w:r>
        <w:rPr>
          <w:rFonts w:hint="eastAsia"/>
        </w:rPr>
        <w:t>文档的特定节点进行查找。此处实现</w:t>
      </w:r>
      <w:r>
        <w:rPr>
          <w:rFonts w:hint="eastAsia"/>
        </w:rPr>
        <w:t>Xpath</w:t>
      </w:r>
      <w:r>
        <w:rPr>
          <w:rFonts w:hint="eastAsia"/>
        </w:rPr>
        <w:t>查询模块是为了验证缓冲式</w:t>
      </w:r>
      <w:r>
        <w:rPr>
          <w:rFonts w:hint="eastAsia"/>
        </w:rPr>
        <w:t>XML DOM</w:t>
      </w:r>
      <w:r>
        <w:rPr>
          <w:rFonts w:hint="eastAsia"/>
        </w:rPr>
        <w:t>存储的结果是否正确。</w:t>
      </w:r>
      <w:r w:rsidR="00CC789A">
        <w:rPr>
          <w:rFonts w:hint="eastAsia"/>
        </w:rPr>
        <w:t>根据</w:t>
      </w:r>
      <w:r w:rsidR="00CC789A">
        <w:rPr>
          <w:rFonts w:hint="eastAsia"/>
        </w:rPr>
        <w:t>Xpath</w:t>
      </w:r>
      <w:r w:rsidR="00CC789A">
        <w:rPr>
          <w:rFonts w:hint="eastAsia"/>
        </w:rPr>
        <w:t>路径表达式的表达方式，首先要进行分词，将路径表达式中的表达式以及路径词汇分离。例如：“</w:t>
      </w:r>
      <w:r w:rsidR="00CC789A">
        <w:rPr>
          <w:rFonts w:hint="eastAsia"/>
        </w:rPr>
        <w:t>bookstore/book</w:t>
      </w:r>
      <w:r w:rsidR="00CC789A">
        <w:rPr>
          <w:rFonts w:hint="eastAsia"/>
        </w:rPr>
        <w:t>”，</w:t>
      </w:r>
      <w:r w:rsidR="00CC789A">
        <w:rPr>
          <w:rFonts w:hint="eastAsia"/>
        </w:rPr>
        <w:lastRenderedPageBreak/>
        <w:t>需要提取出的部分是“</w:t>
      </w:r>
      <w:r w:rsidR="00CC789A">
        <w:rPr>
          <w:rFonts w:hint="eastAsia"/>
        </w:rPr>
        <w:t>bookstore</w:t>
      </w:r>
      <w:r w:rsidR="00CC789A">
        <w:rPr>
          <w:rFonts w:hint="eastAsia"/>
        </w:rPr>
        <w:t>”“</w:t>
      </w:r>
      <w:r w:rsidR="00CC789A">
        <w:rPr>
          <w:rFonts w:hint="eastAsia"/>
        </w:rPr>
        <w:t>/</w:t>
      </w:r>
      <w:r w:rsidR="00CC789A">
        <w:rPr>
          <w:rFonts w:hint="eastAsia"/>
        </w:rPr>
        <w:t>”“</w:t>
      </w:r>
      <w:r w:rsidR="00CC789A">
        <w:rPr>
          <w:rFonts w:hint="eastAsia"/>
        </w:rPr>
        <w:t>book</w:t>
      </w:r>
      <w:r w:rsidR="00CC789A">
        <w:rPr>
          <w:rFonts w:hint="eastAsia"/>
        </w:rPr>
        <w:t>”。</w:t>
      </w:r>
      <w:r w:rsidR="005376F3">
        <w:rPr>
          <w:rFonts w:hint="eastAsia"/>
        </w:rPr>
        <w:t>本课题中主要进行缓冲式</w:t>
      </w:r>
      <w:r w:rsidR="005376F3">
        <w:rPr>
          <w:rFonts w:hint="eastAsia"/>
        </w:rPr>
        <w:t>XML DOM</w:t>
      </w:r>
      <w:r w:rsidR="005376F3">
        <w:rPr>
          <w:rFonts w:hint="eastAsia"/>
        </w:rPr>
        <w:t>的设计，</w:t>
      </w:r>
      <w:r w:rsidR="005376F3">
        <w:rPr>
          <w:rFonts w:hint="eastAsia"/>
        </w:rPr>
        <w:t>Xpath</w:t>
      </w:r>
      <w:r w:rsidR="005376F3">
        <w:rPr>
          <w:rFonts w:hint="eastAsia"/>
        </w:rPr>
        <w:t>查询仅仅是验证效果的作用，因为本课题中不研究如何进行解词，如有需要外接</w:t>
      </w:r>
      <w:r w:rsidR="005376F3">
        <w:rPr>
          <w:rFonts w:hint="eastAsia"/>
        </w:rPr>
        <w:t>Xpath</w:t>
      </w:r>
      <w:r w:rsidR="005376F3">
        <w:rPr>
          <w:rFonts w:hint="eastAsia"/>
        </w:rPr>
        <w:t>解词工具，连接</w:t>
      </w:r>
      <w:r w:rsidR="005376F3">
        <w:rPr>
          <w:rFonts w:hint="eastAsia"/>
        </w:rPr>
        <w:t>Xpath</w:t>
      </w:r>
      <w:r w:rsidR="005376F3">
        <w:rPr>
          <w:rFonts w:hint="eastAsia"/>
        </w:rPr>
        <w:t>接口即可。</w:t>
      </w:r>
    </w:p>
    <w:p w14:paraId="7060D3C0" w14:textId="77777777" w:rsidR="00412EC6" w:rsidRDefault="00A01D9E" w:rsidP="0045465A">
      <w:pPr>
        <w:pStyle w:val="3"/>
      </w:pPr>
      <w:bookmarkStart w:id="184" w:name="_Toc450930617"/>
      <w:r>
        <w:rPr>
          <w:rFonts w:hint="eastAsia"/>
        </w:rPr>
        <w:t>Xpath</w:t>
      </w:r>
      <w:r>
        <w:rPr>
          <w:rFonts w:hint="eastAsia"/>
        </w:rPr>
        <w:t>模块接口设计</w:t>
      </w:r>
      <w:bookmarkEnd w:id="184"/>
    </w:p>
    <w:p w14:paraId="4DA857AC" w14:textId="77777777" w:rsidR="005376F3" w:rsidRDefault="005376F3" w:rsidP="004A6808">
      <w:pPr>
        <w:ind w:firstLineChars="200" w:firstLine="480"/>
      </w:pPr>
      <w:r>
        <w:rPr>
          <w:rFonts w:hint="eastAsia"/>
        </w:rPr>
        <w:t>由于</w:t>
      </w:r>
      <w:r>
        <w:rPr>
          <w:rFonts w:hint="eastAsia"/>
        </w:rPr>
        <w:t>Xpath</w:t>
      </w:r>
      <w:r>
        <w:rPr>
          <w:rFonts w:hint="eastAsia"/>
        </w:rPr>
        <w:t>查询不作为主要设计部分，因此，只编写</w:t>
      </w:r>
      <w:r>
        <w:rPr>
          <w:rFonts w:hint="eastAsia"/>
        </w:rPr>
        <w:t>Xpath</w:t>
      </w:r>
      <w:r>
        <w:rPr>
          <w:rFonts w:hint="eastAsia"/>
        </w:rPr>
        <w:t>的接口。即：获取解词之后的结果，将解词之后的结果分为两部分：</w:t>
      </w:r>
    </w:p>
    <w:p w14:paraId="4E38431E" w14:textId="77777777" w:rsidR="005376F3" w:rsidRDefault="005376F3" w:rsidP="005376F3">
      <w:pPr>
        <w:pStyle w:val="a3"/>
        <w:numPr>
          <w:ilvl w:val="1"/>
          <w:numId w:val="11"/>
        </w:numPr>
        <w:ind w:firstLineChars="0"/>
      </w:pPr>
      <w:r>
        <w:rPr>
          <w:rFonts w:hint="eastAsia"/>
        </w:rPr>
        <w:t>操作</w:t>
      </w:r>
    </w:p>
    <w:p w14:paraId="5F73A35F" w14:textId="77777777" w:rsidR="005376F3" w:rsidRDefault="005376F3" w:rsidP="004A6808">
      <w:pPr>
        <w:ind w:firstLineChars="200" w:firstLine="480"/>
      </w:pPr>
      <w:r>
        <w:rPr>
          <w:rFonts w:hint="eastAsia"/>
        </w:rPr>
        <w:t>所谓“操作”就是</w:t>
      </w:r>
      <w:r>
        <w:rPr>
          <w:rFonts w:hint="eastAsia"/>
        </w:rPr>
        <w:t>Xpath</w:t>
      </w:r>
      <w:r>
        <w:rPr>
          <w:rFonts w:hint="eastAsia"/>
        </w:rPr>
        <w:t>路径表达式中的“</w:t>
      </w:r>
      <w:r>
        <w:rPr>
          <w:rFonts w:hint="eastAsia"/>
        </w:rPr>
        <w:t>/</w:t>
      </w:r>
      <w:r>
        <w:rPr>
          <w:rFonts w:hint="eastAsia"/>
        </w:rPr>
        <w:t>”和“</w:t>
      </w:r>
      <w:r>
        <w:rPr>
          <w:rFonts w:hint="eastAsia"/>
        </w:rPr>
        <w:t>//</w:t>
      </w:r>
      <w:r>
        <w:rPr>
          <w:rFonts w:hint="eastAsia"/>
        </w:rPr>
        <w:t>”。我们可能仅仅需要遍历该节点的子元素，也可能需要遍历该节点的所有后代。因此需要进行不同的操作。</w:t>
      </w:r>
    </w:p>
    <w:p w14:paraId="724F6CAB" w14:textId="77777777" w:rsidR="005376F3" w:rsidRDefault="005376F3" w:rsidP="005376F3">
      <w:pPr>
        <w:pStyle w:val="a3"/>
        <w:numPr>
          <w:ilvl w:val="0"/>
          <w:numId w:val="13"/>
        </w:numPr>
        <w:ind w:firstLineChars="0"/>
      </w:pPr>
      <w:r>
        <w:rPr>
          <w:rFonts w:hint="eastAsia"/>
        </w:rPr>
        <w:t>操作对象</w:t>
      </w:r>
    </w:p>
    <w:p w14:paraId="6C08D14E" w14:textId="77777777" w:rsidR="005376F3" w:rsidRPr="00CC789A" w:rsidRDefault="005376F3" w:rsidP="004A6808">
      <w:pPr>
        <w:ind w:firstLineChars="200" w:firstLine="480"/>
      </w:pPr>
      <w:r>
        <w:rPr>
          <w:rFonts w:hint="eastAsia"/>
        </w:rPr>
        <w:t>所谓的“操作对象”则是路径表达式中的“</w:t>
      </w:r>
      <w:r>
        <w:rPr>
          <w:rFonts w:hint="eastAsia"/>
        </w:rPr>
        <w:t>bookstore</w:t>
      </w:r>
      <w:r>
        <w:rPr>
          <w:rFonts w:hint="eastAsia"/>
        </w:rPr>
        <w:t>”或“</w:t>
      </w:r>
      <w:r>
        <w:rPr>
          <w:rFonts w:hint="eastAsia"/>
        </w:rPr>
        <w:t>book</w:t>
      </w:r>
      <w:r>
        <w:rPr>
          <w:rFonts w:hint="eastAsia"/>
        </w:rPr>
        <w:t>”这些名称。在查询时必须确定是在哪一个节点下进行查找。因此，操作对象的接口也是非常关键的。</w:t>
      </w:r>
    </w:p>
    <w:p w14:paraId="2952A0D6" w14:textId="77777777" w:rsidR="00D87189" w:rsidRDefault="00F25B8D" w:rsidP="00F25B8D">
      <w:pPr>
        <w:ind w:firstLine="420"/>
      </w:pPr>
      <w:r>
        <w:rPr>
          <w:rFonts w:hint="eastAsia"/>
        </w:rPr>
        <w:t>在本课题中，利用大型的</w:t>
      </w:r>
      <w:r>
        <w:rPr>
          <w:rFonts w:hint="eastAsia"/>
        </w:rPr>
        <w:t>XML</w:t>
      </w:r>
      <w:r>
        <w:rPr>
          <w:rFonts w:hint="eastAsia"/>
        </w:rPr>
        <w:t>文档来模拟</w:t>
      </w:r>
      <w:r>
        <w:rPr>
          <w:rFonts w:hint="eastAsia"/>
        </w:rPr>
        <w:t>XML</w:t>
      </w:r>
      <w:r>
        <w:rPr>
          <w:rFonts w:hint="eastAsia"/>
        </w:rPr>
        <w:t>数据流，假设所有的</w:t>
      </w:r>
      <w:r>
        <w:rPr>
          <w:rFonts w:hint="eastAsia"/>
        </w:rPr>
        <w:t>XML</w:t>
      </w:r>
      <w:r>
        <w:rPr>
          <w:rFonts w:hint="eastAsia"/>
        </w:rPr>
        <w:t>数据流信息均在根节点内部，因此需要进行的</w:t>
      </w:r>
      <w:r>
        <w:rPr>
          <w:rFonts w:hint="eastAsia"/>
        </w:rPr>
        <w:t>Xpath</w:t>
      </w:r>
      <w:r w:rsidR="00344702">
        <w:rPr>
          <w:rFonts w:hint="eastAsia"/>
        </w:rPr>
        <w:t>查询都需要根节点的路径之下。因此</w:t>
      </w:r>
      <w:r>
        <w:rPr>
          <w:rFonts w:hint="eastAsia"/>
        </w:rPr>
        <w:t>进行如图</w:t>
      </w:r>
      <w:r>
        <w:rPr>
          <w:rFonts w:hint="eastAsia"/>
        </w:rPr>
        <w:t>3-7</w:t>
      </w:r>
      <w:r>
        <w:rPr>
          <w:rFonts w:hint="eastAsia"/>
        </w:rPr>
        <w:t>这样的设计。</w:t>
      </w:r>
    </w:p>
    <w:p w14:paraId="61F10330" w14:textId="77777777" w:rsidR="00F25B8D" w:rsidRDefault="00F25B8D" w:rsidP="00F25B8D">
      <w:pPr>
        <w:ind w:firstLine="420"/>
        <w:jc w:val="center"/>
      </w:pPr>
      <w:r>
        <w:object w:dxaOrig="7425" w:dyaOrig="792" w14:anchorId="79F7F547">
          <v:shape id="_x0000_i1035" type="#_x0000_t75" style="width:331.5pt;height:35.25pt" o:ole="">
            <v:imagedata r:id="rId30" o:title=""/>
          </v:shape>
          <o:OLEObject Type="Embed" ProgID="Visio.Drawing.11" ShapeID="_x0000_i1035" DrawAspect="Content" ObjectID="_1524916782" r:id="rId31"/>
        </w:object>
      </w:r>
    </w:p>
    <w:p w14:paraId="76143348" w14:textId="77777777" w:rsidR="00F25B8D" w:rsidRDefault="00F25B8D" w:rsidP="00F25B8D">
      <w:pPr>
        <w:ind w:firstLine="420"/>
        <w:jc w:val="center"/>
      </w:pPr>
      <w:r>
        <w:rPr>
          <w:rFonts w:hint="eastAsia"/>
        </w:rPr>
        <w:t>图</w:t>
      </w:r>
      <w:r>
        <w:rPr>
          <w:rFonts w:hint="eastAsia"/>
        </w:rPr>
        <w:t xml:space="preserve">3-7 </w:t>
      </w:r>
      <w:r w:rsidR="00344702">
        <w:rPr>
          <w:rFonts w:hint="eastAsia"/>
        </w:rPr>
        <w:t>Xpath</w:t>
      </w:r>
      <w:r w:rsidR="00344702">
        <w:rPr>
          <w:rFonts w:hint="eastAsia"/>
        </w:rPr>
        <w:t>路径设计实例</w:t>
      </w:r>
    </w:p>
    <w:p w14:paraId="0000521D" w14:textId="77777777" w:rsidR="00344702" w:rsidRDefault="00344702" w:rsidP="004A6808">
      <w:pPr>
        <w:ind w:firstLineChars="200" w:firstLine="480"/>
      </w:pPr>
      <w:r>
        <w:rPr>
          <w:rFonts w:hint="eastAsia"/>
        </w:rPr>
        <w:t>图</w:t>
      </w:r>
      <w:r>
        <w:rPr>
          <w:rFonts w:hint="eastAsia"/>
        </w:rPr>
        <w:t>3-7</w:t>
      </w:r>
      <w:r>
        <w:rPr>
          <w:rFonts w:hint="eastAsia"/>
        </w:rPr>
        <w:t>基于上面章节</w:t>
      </w:r>
      <w:r>
        <w:rPr>
          <w:rFonts w:hint="eastAsia"/>
        </w:rPr>
        <w:t>3.1.1.4</w:t>
      </w:r>
      <w:r>
        <w:rPr>
          <w:rFonts w:hint="eastAsia"/>
        </w:rPr>
        <w:t>中的图</w:t>
      </w:r>
      <w:r>
        <w:rPr>
          <w:rFonts w:hint="eastAsia"/>
        </w:rPr>
        <w:t>3-2(a)</w:t>
      </w:r>
      <w:r>
        <w:rPr>
          <w:rFonts w:hint="eastAsia"/>
        </w:rPr>
        <w:t>的</w:t>
      </w:r>
      <w:r>
        <w:rPr>
          <w:rFonts w:hint="eastAsia"/>
        </w:rPr>
        <w:t>XML</w:t>
      </w:r>
      <w:r>
        <w:rPr>
          <w:rFonts w:hint="eastAsia"/>
        </w:rPr>
        <w:t>文档，在这里默认根节点为顶层节点“</w:t>
      </w:r>
      <w:r>
        <w:rPr>
          <w:rFonts w:hint="eastAsia"/>
        </w:rPr>
        <w:t>bookstore</w:t>
      </w:r>
      <w:r>
        <w:rPr>
          <w:rFonts w:hint="eastAsia"/>
        </w:rPr>
        <w:t>”，所有的查找都在“</w:t>
      </w:r>
      <w:r>
        <w:rPr>
          <w:rFonts w:hint="eastAsia"/>
        </w:rPr>
        <w:t>bookstore</w:t>
      </w:r>
      <w:r>
        <w:rPr>
          <w:rFonts w:hint="eastAsia"/>
        </w:rPr>
        <w:t>”路径下，这里实际进行的操作如图</w:t>
      </w:r>
      <w:r>
        <w:rPr>
          <w:rFonts w:hint="eastAsia"/>
        </w:rPr>
        <w:t>3-8</w:t>
      </w:r>
      <w:r>
        <w:rPr>
          <w:rFonts w:hint="eastAsia"/>
        </w:rPr>
        <w:t>所示。首先查找“</w:t>
      </w:r>
      <w:r>
        <w:rPr>
          <w:rFonts w:hint="eastAsia"/>
        </w:rPr>
        <w:t>bookstore</w:t>
      </w:r>
      <w:r>
        <w:rPr>
          <w:rFonts w:hint="eastAsia"/>
        </w:rPr>
        <w:t>”节点下所有的子元素，找到名为“</w:t>
      </w:r>
      <w:r>
        <w:rPr>
          <w:rFonts w:hint="eastAsia"/>
        </w:rPr>
        <w:t>book</w:t>
      </w:r>
      <w:r>
        <w:rPr>
          <w:rFonts w:hint="eastAsia"/>
        </w:rPr>
        <w:t>”的子元素，加入结果列表，遍历结果列表中的所有元素的子元素，找到名为“</w:t>
      </w:r>
      <w:r>
        <w:rPr>
          <w:rFonts w:hint="eastAsia"/>
        </w:rPr>
        <w:t>title</w:t>
      </w:r>
      <w:r>
        <w:rPr>
          <w:rFonts w:hint="eastAsia"/>
        </w:rPr>
        <w:t>”的子元素，最终加入结果列表。</w:t>
      </w:r>
    </w:p>
    <w:p w14:paraId="275AC6E1" w14:textId="77777777" w:rsidR="00C22EE6" w:rsidRDefault="00EB54E3" w:rsidP="00C22EE6">
      <w:r>
        <w:object w:dxaOrig="13766" w:dyaOrig="8275" w14:anchorId="3889AF30">
          <v:shape id="_x0000_i1036" type="#_x0000_t75" style="width:414.75pt;height:249pt" o:ole="">
            <v:imagedata r:id="rId32" o:title=""/>
          </v:shape>
          <o:OLEObject Type="Embed" ProgID="Visio.Drawing.11" ShapeID="_x0000_i1036" DrawAspect="Content" ObjectID="_1524916783" r:id="rId33"/>
        </w:object>
      </w:r>
    </w:p>
    <w:p w14:paraId="608C5CE3" w14:textId="77777777" w:rsidR="00C22EE6" w:rsidRDefault="00C22EE6" w:rsidP="00C22EE6">
      <w:pPr>
        <w:jc w:val="center"/>
      </w:pPr>
      <w:r>
        <w:rPr>
          <w:rFonts w:hint="eastAsia"/>
        </w:rPr>
        <w:t>图</w:t>
      </w:r>
      <w:r>
        <w:rPr>
          <w:rFonts w:hint="eastAsia"/>
        </w:rPr>
        <w:t>3-8 Xpath</w:t>
      </w:r>
      <w:r>
        <w:rPr>
          <w:rFonts w:hint="eastAsia"/>
        </w:rPr>
        <w:t>查询流程图</w:t>
      </w:r>
    </w:p>
    <w:p w14:paraId="03D44C1B" w14:textId="77777777" w:rsidR="0001195D" w:rsidRDefault="0001195D" w:rsidP="00795791">
      <w:pPr>
        <w:pStyle w:val="2"/>
      </w:pPr>
      <w:bookmarkStart w:id="185" w:name="_Toc450930618"/>
      <w:r w:rsidRPr="0070037F">
        <w:rPr>
          <w:rFonts w:hint="eastAsia"/>
        </w:rPr>
        <w:t>系统同步机制设计</w:t>
      </w:r>
      <w:bookmarkEnd w:id="185"/>
    </w:p>
    <w:p w14:paraId="027860E8" w14:textId="77777777" w:rsidR="0001195D" w:rsidRDefault="00892367" w:rsidP="004A6808">
      <w:pPr>
        <w:ind w:firstLineChars="200" w:firstLine="480"/>
      </w:pPr>
      <w:r>
        <w:rPr>
          <w:rFonts w:hint="eastAsia"/>
        </w:rPr>
        <w:t>本课题中，通过多线程</w:t>
      </w:r>
      <w:r w:rsidR="0001195D">
        <w:rPr>
          <w:rFonts w:hint="eastAsia"/>
        </w:rPr>
        <w:t>来实现缓冲式</w:t>
      </w:r>
      <w:r w:rsidR="0001195D">
        <w:rPr>
          <w:rFonts w:hint="eastAsia"/>
        </w:rPr>
        <w:t>XML DOM</w:t>
      </w:r>
      <w:r w:rsidR="0001195D">
        <w:rPr>
          <w:rFonts w:hint="eastAsia"/>
        </w:rPr>
        <w:t>的存储和</w:t>
      </w:r>
      <w:r w:rsidR="0001195D">
        <w:rPr>
          <w:rFonts w:hint="eastAsia"/>
        </w:rPr>
        <w:t>Xpath</w:t>
      </w:r>
      <w:r>
        <w:rPr>
          <w:rFonts w:hint="eastAsia"/>
        </w:rPr>
        <w:t>查询同时进行，而存储线程</w:t>
      </w:r>
      <w:r w:rsidR="0001195D">
        <w:rPr>
          <w:rFonts w:hint="eastAsia"/>
        </w:rPr>
        <w:t>是将</w:t>
      </w:r>
      <w:r w:rsidR="0001195D">
        <w:rPr>
          <w:rFonts w:hint="eastAsia"/>
        </w:rPr>
        <w:t>XML</w:t>
      </w:r>
      <w:r w:rsidR="0001195D">
        <w:rPr>
          <w:rFonts w:hint="eastAsia"/>
        </w:rPr>
        <w:t>数据流信息写入</w:t>
      </w:r>
      <w:r w:rsidR="0001195D">
        <w:rPr>
          <w:rFonts w:hint="eastAsia"/>
        </w:rPr>
        <w:t>DOM</w:t>
      </w:r>
      <w:r>
        <w:rPr>
          <w:rFonts w:hint="eastAsia"/>
        </w:rPr>
        <w:t>的过程，查询线程</w:t>
      </w:r>
      <w:r w:rsidR="0001195D">
        <w:rPr>
          <w:rFonts w:hint="eastAsia"/>
        </w:rPr>
        <w:t>则是从</w:t>
      </w:r>
      <w:r w:rsidR="0001195D">
        <w:rPr>
          <w:rFonts w:hint="eastAsia"/>
        </w:rPr>
        <w:t>DOM</w:t>
      </w:r>
      <w:r w:rsidR="0001195D">
        <w:rPr>
          <w:rFonts w:hint="eastAsia"/>
        </w:rPr>
        <w:t>中读取</w:t>
      </w:r>
      <w:r w:rsidR="0001195D">
        <w:rPr>
          <w:rFonts w:hint="eastAsia"/>
        </w:rPr>
        <w:t>XML</w:t>
      </w:r>
      <w:r w:rsidR="0001195D">
        <w:rPr>
          <w:rFonts w:hint="eastAsia"/>
        </w:rPr>
        <w:t>数据流信息的过程，想要同时访问</w:t>
      </w:r>
      <w:r w:rsidR="0001195D">
        <w:rPr>
          <w:rFonts w:hint="eastAsia"/>
        </w:rPr>
        <w:t>XML DOM</w:t>
      </w:r>
      <w:r w:rsidR="0001195D">
        <w:rPr>
          <w:rFonts w:hint="eastAsia"/>
        </w:rPr>
        <w:t>这个临界资源，则需要读写锁来进行同步控制。</w:t>
      </w:r>
    </w:p>
    <w:p w14:paraId="5F2A677E" w14:textId="77777777" w:rsidR="0001195D" w:rsidRDefault="0001195D" w:rsidP="004A6808">
      <w:pPr>
        <w:ind w:firstLineChars="200" w:firstLine="480"/>
      </w:pPr>
      <w:r>
        <w:rPr>
          <w:rFonts w:hint="eastAsia"/>
        </w:rPr>
        <w:t>读写锁的特点是将对共享资源的访问者划分为读者和写者。一次只有一个线程可以占有写模式的读写锁，但可以有多个线程占有读模式的读写锁，但是一个读写锁不能既有读者又有写者，即读者和写者是互斥的。</w:t>
      </w:r>
    </w:p>
    <w:p w14:paraId="78D123FD" w14:textId="77777777" w:rsidR="00D448A7" w:rsidRDefault="0001195D" w:rsidP="00812753">
      <w:pPr>
        <w:ind w:firstLineChars="200" w:firstLine="480"/>
      </w:pPr>
      <w:r>
        <w:rPr>
          <w:rFonts w:hint="eastAsia"/>
        </w:rPr>
        <w:t>在本程序中，存储线程作为写者，而查询线程作为读者。为</w:t>
      </w:r>
      <w:r>
        <w:rPr>
          <w:rFonts w:hint="eastAsia"/>
        </w:rPr>
        <w:t>DOM</w:t>
      </w:r>
      <w:r>
        <w:rPr>
          <w:rFonts w:hint="eastAsia"/>
        </w:rPr>
        <w:t>池中的每一个子</w:t>
      </w:r>
      <w:r>
        <w:rPr>
          <w:rFonts w:hint="eastAsia"/>
        </w:rPr>
        <w:t>DOM</w:t>
      </w:r>
      <w:r>
        <w:rPr>
          <w:rFonts w:hint="eastAsia"/>
        </w:rPr>
        <w:t>设计专属于自己的读写锁。写者需要向该子</w:t>
      </w:r>
      <w:r>
        <w:rPr>
          <w:rFonts w:hint="eastAsia"/>
        </w:rPr>
        <w:t>DOM</w:t>
      </w:r>
      <w:r>
        <w:rPr>
          <w:rFonts w:hint="eastAsia"/>
        </w:rPr>
        <w:t>块中写入</w:t>
      </w:r>
      <w:r>
        <w:rPr>
          <w:rFonts w:hint="eastAsia"/>
        </w:rPr>
        <w:t>XML</w:t>
      </w:r>
      <w:r>
        <w:rPr>
          <w:rFonts w:hint="eastAsia"/>
        </w:rPr>
        <w:t>数据流信息时需要提前获取</w:t>
      </w:r>
      <w:r w:rsidR="00BB086A">
        <w:rPr>
          <w:rFonts w:hint="eastAsia"/>
        </w:rPr>
        <w:t>该子</w:t>
      </w:r>
      <w:r w:rsidR="00BB086A">
        <w:rPr>
          <w:rFonts w:hint="eastAsia"/>
        </w:rPr>
        <w:t>DOM</w:t>
      </w:r>
      <w:r w:rsidR="00BB086A">
        <w:rPr>
          <w:rFonts w:hint="eastAsia"/>
        </w:rPr>
        <w:t>块的写锁，在该子</w:t>
      </w:r>
      <w:r w:rsidR="00BB086A">
        <w:rPr>
          <w:rFonts w:hint="eastAsia"/>
        </w:rPr>
        <w:t>DOM</w:t>
      </w:r>
      <w:r w:rsidR="00BB086A">
        <w:rPr>
          <w:rFonts w:hint="eastAsia"/>
        </w:rPr>
        <w:t>块写入完毕时释放写锁。同样的，读者需要遍历该子</w:t>
      </w:r>
      <w:r w:rsidR="00BB086A">
        <w:rPr>
          <w:rFonts w:hint="eastAsia"/>
        </w:rPr>
        <w:t>DOM</w:t>
      </w:r>
      <w:r w:rsidR="00BB086A">
        <w:rPr>
          <w:rFonts w:hint="eastAsia"/>
        </w:rPr>
        <w:t>块中的节点位置信息时，需要获取该子</w:t>
      </w:r>
      <w:r w:rsidR="00BB086A">
        <w:rPr>
          <w:rFonts w:hint="eastAsia"/>
        </w:rPr>
        <w:t>DOM</w:t>
      </w:r>
      <w:r w:rsidR="00BB086A">
        <w:rPr>
          <w:rFonts w:hint="eastAsia"/>
        </w:rPr>
        <w:t>块的读锁，在查询完毕之后</w:t>
      </w:r>
      <w:r w:rsidR="00391143">
        <w:rPr>
          <w:rFonts w:hint="eastAsia"/>
        </w:rPr>
        <w:t>释放读锁。</w:t>
      </w:r>
    </w:p>
    <w:p w14:paraId="0A5EA23D" w14:textId="77777777" w:rsidR="0001195D" w:rsidRDefault="00E8740A" w:rsidP="004A6808">
      <w:pPr>
        <w:ind w:firstLineChars="200" w:firstLine="480"/>
      </w:pPr>
      <w:r>
        <w:rPr>
          <w:rFonts w:hint="eastAsia"/>
        </w:rPr>
        <w:t>如图</w:t>
      </w:r>
      <w:r w:rsidR="00CD06F4">
        <w:rPr>
          <w:rFonts w:hint="eastAsia"/>
        </w:rPr>
        <w:t>3-9</w:t>
      </w:r>
      <w:r w:rsidR="00CD06F4">
        <w:rPr>
          <w:rFonts w:hint="eastAsia"/>
        </w:rPr>
        <w:t>所示，假设现在的场景是正在向第</w:t>
      </w:r>
      <w:r w:rsidR="00CD06F4">
        <w:rPr>
          <w:rFonts w:hint="eastAsia"/>
        </w:rPr>
        <w:t>2</w:t>
      </w:r>
      <w:r w:rsidR="00CD06F4">
        <w:rPr>
          <w:rFonts w:hint="eastAsia"/>
        </w:rPr>
        <w:t>块子</w:t>
      </w:r>
      <w:r w:rsidR="00CD06F4">
        <w:rPr>
          <w:rFonts w:hint="eastAsia"/>
        </w:rPr>
        <w:t>DOM</w:t>
      </w:r>
      <w:r w:rsidR="00CD06F4">
        <w:rPr>
          <w:rFonts w:hint="eastAsia"/>
        </w:rPr>
        <w:t>写入</w:t>
      </w:r>
      <w:r w:rsidR="00CD06F4">
        <w:rPr>
          <w:rFonts w:hint="eastAsia"/>
        </w:rPr>
        <w:t>XML</w:t>
      </w:r>
      <w:r w:rsidR="00CD06F4">
        <w:rPr>
          <w:rFonts w:hint="eastAsia"/>
        </w:rPr>
        <w:t>数据流信息，而当前根节点的第一个孩子在第</w:t>
      </w:r>
      <w:r w:rsidR="00CD06F4">
        <w:rPr>
          <w:rFonts w:hint="eastAsia"/>
        </w:rPr>
        <w:t>4</w:t>
      </w:r>
      <w:r w:rsidR="00CD06F4">
        <w:rPr>
          <w:rFonts w:hint="eastAsia"/>
        </w:rPr>
        <w:t>块子</w:t>
      </w:r>
      <w:r w:rsidR="00CD06F4">
        <w:rPr>
          <w:rFonts w:hint="eastAsia"/>
        </w:rPr>
        <w:t>DOM</w:t>
      </w:r>
      <w:r w:rsidR="00CD06F4">
        <w:rPr>
          <w:rFonts w:hint="eastAsia"/>
        </w:rPr>
        <w:t>中，</w:t>
      </w:r>
      <w:r w:rsidR="009B315F">
        <w:rPr>
          <w:rFonts w:hint="eastAsia"/>
        </w:rPr>
        <w:t>首先要进行的操作便是对第</w:t>
      </w:r>
      <w:r w:rsidR="009B315F">
        <w:rPr>
          <w:rFonts w:hint="eastAsia"/>
        </w:rPr>
        <w:t>2</w:t>
      </w:r>
      <w:r w:rsidR="009B315F">
        <w:rPr>
          <w:rFonts w:hint="eastAsia"/>
        </w:rPr>
        <w:t>块子</w:t>
      </w:r>
      <w:r w:rsidR="009B315F">
        <w:rPr>
          <w:rFonts w:hint="eastAsia"/>
        </w:rPr>
        <w:t>DOM</w:t>
      </w:r>
      <w:r w:rsidR="009B315F">
        <w:rPr>
          <w:rFonts w:hint="eastAsia"/>
        </w:rPr>
        <w:t>加写锁，对第</w:t>
      </w:r>
      <w:r w:rsidR="009B315F">
        <w:rPr>
          <w:rFonts w:hint="eastAsia"/>
        </w:rPr>
        <w:t>4</w:t>
      </w:r>
      <w:r w:rsidR="009B315F">
        <w:rPr>
          <w:rFonts w:hint="eastAsia"/>
        </w:rPr>
        <w:t>块子</w:t>
      </w:r>
      <w:r w:rsidR="009B315F">
        <w:rPr>
          <w:rFonts w:hint="eastAsia"/>
        </w:rPr>
        <w:t>DOM</w:t>
      </w:r>
      <w:r w:rsidR="009B315F">
        <w:rPr>
          <w:rFonts w:hint="eastAsia"/>
        </w:rPr>
        <w:t>加读锁。在第</w:t>
      </w:r>
      <w:r w:rsidR="009B315F">
        <w:rPr>
          <w:rFonts w:hint="eastAsia"/>
        </w:rPr>
        <w:t>2</w:t>
      </w:r>
      <w:r w:rsidR="009B315F">
        <w:rPr>
          <w:rFonts w:hint="eastAsia"/>
        </w:rPr>
        <w:t>块子</w:t>
      </w:r>
      <w:r w:rsidR="009B315F">
        <w:rPr>
          <w:rFonts w:hint="eastAsia"/>
        </w:rPr>
        <w:t>DOM</w:t>
      </w:r>
      <w:r w:rsidR="009B315F">
        <w:rPr>
          <w:rFonts w:hint="eastAsia"/>
        </w:rPr>
        <w:t>和第</w:t>
      </w:r>
      <w:r w:rsidR="009B315F">
        <w:rPr>
          <w:rFonts w:hint="eastAsia"/>
        </w:rPr>
        <w:t>4</w:t>
      </w:r>
      <w:r w:rsidR="009B315F">
        <w:rPr>
          <w:rFonts w:hint="eastAsia"/>
        </w:rPr>
        <w:lastRenderedPageBreak/>
        <w:t>块子</w:t>
      </w:r>
      <w:r w:rsidR="009B315F">
        <w:rPr>
          <w:rFonts w:hint="eastAsia"/>
        </w:rPr>
        <w:t>DOM</w:t>
      </w:r>
      <w:r w:rsidR="009B315F">
        <w:rPr>
          <w:rFonts w:hint="eastAsia"/>
        </w:rPr>
        <w:t>中分别进行写入</w:t>
      </w:r>
      <w:r w:rsidR="009B315F">
        <w:rPr>
          <w:rFonts w:hint="eastAsia"/>
        </w:rPr>
        <w:t>XML</w:t>
      </w:r>
      <w:r w:rsidR="009B315F">
        <w:rPr>
          <w:rFonts w:hint="eastAsia"/>
        </w:rPr>
        <w:t>数据和遍历各个节点查询结果这两个操作。当第</w:t>
      </w:r>
      <w:r w:rsidR="009B315F">
        <w:rPr>
          <w:rFonts w:hint="eastAsia"/>
        </w:rPr>
        <w:t>2</w:t>
      </w:r>
      <w:r w:rsidR="009B315F">
        <w:rPr>
          <w:rFonts w:hint="eastAsia"/>
        </w:rPr>
        <w:t>块子</w:t>
      </w:r>
      <w:r w:rsidR="009B315F">
        <w:rPr>
          <w:rFonts w:hint="eastAsia"/>
        </w:rPr>
        <w:t>DOM</w:t>
      </w:r>
      <w:r w:rsidR="009B315F">
        <w:rPr>
          <w:rFonts w:hint="eastAsia"/>
        </w:rPr>
        <w:t>空间不足时，释放该</w:t>
      </w:r>
      <w:r w:rsidR="009B315F">
        <w:rPr>
          <w:rFonts w:hint="eastAsia"/>
        </w:rPr>
        <w:t>DOM</w:t>
      </w:r>
      <w:r w:rsidR="009B315F">
        <w:rPr>
          <w:rFonts w:hint="eastAsia"/>
        </w:rPr>
        <w:t>块上的写锁，为下一块子</w:t>
      </w:r>
      <w:r w:rsidR="009B315F">
        <w:rPr>
          <w:rFonts w:hint="eastAsia"/>
        </w:rPr>
        <w:t>DOM</w:t>
      </w:r>
      <w:r w:rsidR="009B315F">
        <w:rPr>
          <w:rFonts w:hint="eastAsia"/>
        </w:rPr>
        <w:t>加写锁。由于查询线程需要建立节点，遍历节点名称进行比较，因此存储线程速度较快，</w:t>
      </w:r>
      <w:r w:rsidR="00D448A7">
        <w:rPr>
          <w:rFonts w:hint="eastAsia"/>
        </w:rPr>
        <w:t>在存储线程检测到第</w:t>
      </w:r>
      <w:r w:rsidR="00D448A7">
        <w:rPr>
          <w:rFonts w:hint="eastAsia"/>
        </w:rPr>
        <w:t>3</w:t>
      </w:r>
      <w:r w:rsidR="00D448A7">
        <w:rPr>
          <w:rFonts w:hint="eastAsia"/>
        </w:rPr>
        <w:t>块子</w:t>
      </w:r>
      <w:r w:rsidR="00D448A7">
        <w:rPr>
          <w:rFonts w:hint="eastAsia"/>
        </w:rPr>
        <w:t>DOM</w:t>
      </w:r>
      <w:r w:rsidR="00D448A7">
        <w:rPr>
          <w:rFonts w:hint="eastAsia"/>
        </w:rPr>
        <w:t>空间不足时，需要释放该</w:t>
      </w:r>
      <w:r w:rsidR="00D448A7">
        <w:rPr>
          <w:rFonts w:hint="eastAsia"/>
        </w:rPr>
        <w:t>DOM</w:t>
      </w:r>
      <w:r w:rsidR="00D448A7">
        <w:rPr>
          <w:rFonts w:hint="eastAsia"/>
        </w:rPr>
        <w:t>的写锁，并且等待查询完毕后第</w:t>
      </w:r>
      <w:r w:rsidR="00D448A7">
        <w:rPr>
          <w:rFonts w:hint="eastAsia"/>
        </w:rPr>
        <w:t>4</w:t>
      </w:r>
      <w:r w:rsidR="00D448A7">
        <w:rPr>
          <w:rFonts w:hint="eastAsia"/>
        </w:rPr>
        <w:t>块子</w:t>
      </w:r>
      <w:r w:rsidR="00D448A7">
        <w:rPr>
          <w:rFonts w:hint="eastAsia"/>
        </w:rPr>
        <w:t>DOM</w:t>
      </w:r>
      <w:r w:rsidR="00D448A7">
        <w:rPr>
          <w:rFonts w:hint="eastAsia"/>
        </w:rPr>
        <w:t>的读锁释放，才能够</w:t>
      </w:r>
      <w:r w:rsidR="00101DFC">
        <w:rPr>
          <w:rFonts w:hint="eastAsia"/>
        </w:rPr>
        <w:t>获取该块的写锁，</w:t>
      </w:r>
      <w:r w:rsidR="00D448A7">
        <w:rPr>
          <w:rFonts w:hint="eastAsia"/>
        </w:rPr>
        <w:t>继续向该块中写入</w:t>
      </w:r>
      <w:r w:rsidR="00D448A7">
        <w:rPr>
          <w:rFonts w:hint="eastAsia"/>
        </w:rPr>
        <w:t>XML</w:t>
      </w:r>
      <w:r w:rsidR="00D448A7">
        <w:rPr>
          <w:rFonts w:hint="eastAsia"/>
        </w:rPr>
        <w:t>数据流信息。</w:t>
      </w:r>
    </w:p>
    <w:p w14:paraId="6B82C56A" w14:textId="77777777" w:rsidR="00E8740A" w:rsidRDefault="009B315F" w:rsidP="009B315F">
      <w:pPr>
        <w:jc w:val="center"/>
      </w:pPr>
      <w:r>
        <w:object w:dxaOrig="9381" w:dyaOrig="4023" w14:anchorId="15128ACC">
          <v:shape id="_x0000_i1037" type="#_x0000_t75" style="width:405.75pt;height:174pt" o:ole="">
            <v:imagedata r:id="rId34" o:title=""/>
          </v:shape>
          <o:OLEObject Type="Embed" ProgID="Visio.Drawing.11" ShapeID="_x0000_i1037" DrawAspect="Content" ObjectID="_1524916784" r:id="rId35"/>
        </w:object>
      </w:r>
    </w:p>
    <w:p w14:paraId="12DC69BF" w14:textId="77777777" w:rsidR="00BB7992" w:rsidRPr="009B315F" w:rsidRDefault="00BB7992" w:rsidP="009B315F">
      <w:pPr>
        <w:jc w:val="center"/>
      </w:pPr>
      <w:r>
        <w:rPr>
          <w:rFonts w:hint="eastAsia"/>
        </w:rPr>
        <w:t>图</w:t>
      </w:r>
      <w:r>
        <w:rPr>
          <w:rFonts w:hint="eastAsia"/>
        </w:rPr>
        <w:t xml:space="preserve">3-9 </w:t>
      </w:r>
      <w:r>
        <w:rPr>
          <w:rFonts w:hint="eastAsia"/>
        </w:rPr>
        <w:t>同步机制读写锁示意图</w:t>
      </w:r>
    </w:p>
    <w:p w14:paraId="2CD19024" w14:textId="77777777" w:rsidR="00A01D9E" w:rsidRDefault="00A01D9E" w:rsidP="007F18C0">
      <w:pPr>
        <w:pStyle w:val="1"/>
        <w:numPr>
          <w:ilvl w:val="0"/>
          <w:numId w:val="24"/>
        </w:numPr>
        <w:jc w:val="center"/>
      </w:pPr>
      <w:bookmarkStart w:id="186" w:name="_Toc450930619"/>
      <w:r>
        <w:rPr>
          <w:rFonts w:hint="eastAsia"/>
        </w:rPr>
        <w:t>系统实现</w:t>
      </w:r>
      <w:bookmarkEnd w:id="186"/>
    </w:p>
    <w:p w14:paraId="7E93810D" w14:textId="77777777" w:rsidR="0058203F" w:rsidRDefault="00A01D9E" w:rsidP="00795791">
      <w:pPr>
        <w:pStyle w:val="2"/>
      </w:pPr>
      <w:bookmarkStart w:id="187" w:name="_Toc450930620"/>
      <w:r w:rsidRPr="00252F5F">
        <w:rPr>
          <w:rFonts w:hint="eastAsia"/>
        </w:rPr>
        <w:t>系统结构</w:t>
      </w:r>
      <w:bookmarkEnd w:id="187"/>
    </w:p>
    <w:p w14:paraId="7BCAD6F7" w14:textId="77777777" w:rsidR="00C90BC2" w:rsidRDefault="00C90BC2" w:rsidP="004A6808">
      <w:pPr>
        <w:ind w:firstLineChars="200" w:firstLine="480"/>
      </w:pPr>
      <w:r>
        <w:rPr>
          <w:rFonts w:hint="eastAsia"/>
        </w:rPr>
        <w:t>整个系统主要分为两个部分：</w:t>
      </w:r>
    </w:p>
    <w:p w14:paraId="2FA5BCB0" w14:textId="77777777" w:rsidR="00C90BC2" w:rsidRDefault="00C90BC2" w:rsidP="00C90BC2">
      <w:pPr>
        <w:pStyle w:val="a3"/>
        <w:numPr>
          <w:ilvl w:val="1"/>
          <w:numId w:val="11"/>
        </w:numPr>
        <w:ind w:firstLineChars="0"/>
      </w:pPr>
      <w:r>
        <w:rPr>
          <w:rFonts w:hint="eastAsia"/>
        </w:rPr>
        <w:t>流数据环境下的缓冲式</w:t>
      </w:r>
      <w:r>
        <w:rPr>
          <w:rFonts w:hint="eastAsia"/>
        </w:rPr>
        <w:t>XML DOM</w:t>
      </w:r>
    </w:p>
    <w:p w14:paraId="044488A1" w14:textId="77777777" w:rsidR="00C90BC2" w:rsidRDefault="00C90BC2" w:rsidP="00C90BC2">
      <w:pPr>
        <w:pStyle w:val="a3"/>
        <w:numPr>
          <w:ilvl w:val="0"/>
          <w:numId w:val="13"/>
        </w:numPr>
        <w:ind w:firstLineChars="0"/>
      </w:pPr>
      <w:r>
        <w:rPr>
          <w:rFonts w:hint="eastAsia"/>
        </w:rPr>
        <w:t>流数据环境下对于</w:t>
      </w:r>
      <w:r>
        <w:rPr>
          <w:rFonts w:hint="eastAsia"/>
        </w:rPr>
        <w:t>XML DOM</w:t>
      </w:r>
      <w:r>
        <w:rPr>
          <w:rFonts w:hint="eastAsia"/>
        </w:rPr>
        <w:t>的</w:t>
      </w:r>
      <w:r>
        <w:rPr>
          <w:rFonts w:hint="eastAsia"/>
        </w:rPr>
        <w:t>Xpath</w:t>
      </w:r>
      <w:r>
        <w:rPr>
          <w:rFonts w:hint="eastAsia"/>
        </w:rPr>
        <w:t>查询</w:t>
      </w:r>
    </w:p>
    <w:p w14:paraId="543A300D" w14:textId="77777777" w:rsidR="00C90BC2" w:rsidRDefault="00C90BC2" w:rsidP="004A6808">
      <w:pPr>
        <w:ind w:firstLineChars="200" w:firstLine="480"/>
      </w:pPr>
      <w:r>
        <w:rPr>
          <w:rFonts w:hint="eastAsia"/>
        </w:rPr>
        <w:t>不难发现，所谓“流数据环境下”是一个大前提，而这就是难点。根据上一章</w:t>
      </w:r>
      <w:r>
        <w:rPr>
          <w:rFonts w:hint="eastAsia"/>
        </w:rPr>
        <w:t>3.1.1</w:t>
      </w:r>
      <w:r>
        <w:rPr>
          <w:rFonts w:hint="eastAsia"/>
        </w:rPr>
        <w:t>中对于缓冲式</w:t>
      </w:r>
      <w:r>
        <w:rPr>
          <w:rFonts w:hint="eastAsia"/>
        </w:rPr>
        <w:t>XML DOM</w:t>
      </w:r>
      <w:r>
        <w:rPr>
          <w:rFonts w:hint="eastAsia"/>
        </w:rPr>
        <w:t>数据结构的设计就可以看出，流数据环境下的存储需要进行数据的更新和替换，但同时又要保持数据的次序不被改变。而流数据环境下的查询则与普通的查询无异，只是困难在于流数据的存储实时更新，查询也需要根据每一时刻的存储而进行变化，这就出现了下一个难点：存储部分和查询部分两进程的同步问题。</w:t>
      </w:r>
      <w:r w:rsidR="00CA4B2C">
        <w:rPr>
          <w:rFonts w:hint="eastAsia"/>
        </w:rPr>
        <w:t>上述难点的实现会在下面的章节中进行详细地解释和说明。</w:t>
      </w:r>
    </w:p>
    <w:p w14:paraId="575238F7" w14:textId="77777777" w:rsidR="00E270B9" w:rsidRPr="001748A9" w:rsidRDefault="00CA4B2C" w:rsidP="004A6808">
      <w:pPr>
        <w:ind w:firstLineChars="200" w:firstLine="480"/>
        <w:rPr>
          <w:b/>
          <w:color w:val="FF0000"/>
        </w:rPr>
      </w:pPr>
      <w:r>
        <w:rPr>
          <w:rFonts w:hint="eastAsia"/>
        </w:rPr>
        <w:lastRenderedPageBreak/>
        <w:t>根据系统结构的设计，分别需要对缓冲式</w:t>
      </w:r>
      <w:r>
        <w:rPr>
          <w:rFonts w:hint="eastAsia"/>
        </w:rPr>
        <w:t>XML DOM</w:t>
      </w:r>
      <w:r>
        <w:rPr>
          <w:rFonts w:hint="eastAsia"/>
        </w:rPr>
        <w:t>部分和</w:t>
      </w:r>
      <w:r>
        <w:rPr>
          <w:rFonts w:hint="eastAsia"/>
        </w:rPr>
        <w:t>Xpath</w:t>
      </w:r>
      <w:r>
        <w:rPr>
          <w:rFonts w:hint="eastAsia"/>
        </w:rPr>
        <w:t>语言查询实时</w:t>
      </w:r>
      <w:r>
        <w:rPr>
          <w:rFonts w:hint="eastAsia"/>
        </w:rPr>
        <w:t>XML</w:t>
      </w:r>
      <w:r>
        <w:rPr>
          <w:rFonts w:hint="eastAsia"/>
        </w:rPr>
        <w:t>数据流信息部分的工作进行描述。如图</w:t>
      </w:r>
      <w:r>
        <w:rPr>
          <w:rFonts w:hint="eastAsia"/>
        </w:rPr>
        <w:t>4-1</w:t>
      </w:r>
      <w:r>
        <w:rPr>
          <w:rFonts w:hint="eastAsia"/>
        </w:rPr>
        <w:t>所示，</w:t>
      </w:r>
      <w:r w:rsidR="00D82AA5" w:rsidRPr="001748A9">
        <w:rPr>
          <w:b/>
          <w:color w:val="FF0000"/>
        </w:rPr>
        <w:t xml:space="preserve"> </w:t>
      </w:r>
      <w:r w:rsidR="00B3783E" w:rsidRPr="00B3783E">
        <w:rPr>
          <w:rFonts w:hint="eastAsia"/>
        </w:rPr>
        <w:t>左侧</w:t>
      </w:r>
      <w:r w:rsidR="00B3783E">
        <w:rPr>
          <w:rFonts w:hint="eastAsia"/>
        </w:rPr>
        <w:t>描述的是缓冲式</w:t>
      </w:r>
      <w:r w:rsidR="00B3783E">
        <w:rPr>
          <w:rFonts w:hint="eastAsia"/>
        </w:rPr>
        <w:t>XML DOM</w:t>
      </w:r>
      <w:r w:rsidR="00B3783E">
        <w:rPr>
          <w:rFonts w:hint="eastAsia"/>
        </w:rPr>
        <w:t>的生成过程，右侧描述的是</w:t>
      </w:r>
      <w:r w:rsidR="00B3783E">
        <w:rPr>
          <w:rFonts w:hint="eastAsia"/>
        </w:rPr>
        <w:t>Xpath</w:t>
      </w:r>
      <w:r w:rsidR="00B3783E">
        <w:rPr>
          <w:rFonts w:hint="eastAsia"/>
        </w:rPr>
        <w:t>查询过程。</w:t>
      </w:r>
      <w:r w:rsidR="00ED74D8">
        <w:rPr>
          <w:rFonts w:hint="eastAsia"/>
        </w:rPr>
        <w:t>缓冲式</w:t>
      </w:r>
      <w:r w:rsidR="00ED74D8">
        <w:rPr>
          <w:rFonts w:hint="eastAsia"/>
        </w:rPr>
        <w:t>XML DOM</w:t>
      </w:r>
      <w:r w:rsidR="00ED74D8">
        <w:rPr>
          <w:rFonts w:hint="eastAsia"/>
        </w:rPr>
        <w:t>的生成与</w:t>
      </w:r>
      <w:r w:rsidR="00ED74D8">
        <w:rPr>
          <w:rFonts w:hint="eastAsia"/>
        </w:rPr>
        <w:t>Xpath</w:t>
      </w:r>
      <w:r w:rsidR="00ED74D8">
        <w:rPr>
          <w:rFonts w:hint="eastAsia"/>
        </w:rPr>
        <w:t>的查询是同时进行的。</w:t>
      </w:r>
      <w:r w:rsidR="00C21D08">
        <w:rPr>
          <w:rFonts w:hint="eastAsia"/>
        </w:rPr>
        <w:t>图中主要包含三个模块：</w:t>
      </w:r>
      <w:r w:rsidR="00C21D08">
        <w:rPr>
          <w:rFonts w:hint="eastAsia"/>
        </w:rPr>
        <w:t>XML DOM</w:t>
      </w:r>
      <w:r w:rsidR="00C21D08">
        <w:rPr>
          <w:rFonts w:hint="eastAsia"/>
        </w:rPr>
        <w:t>生成器；</w:t>
      </w:r>
      <w:r w:rsidR="00C21D08">
        <w:rPr>
          <w:rFonts w:hint="eastAsia"/>
        </w:rPr>
        <w:t>Xpath</w:t>
      </w:r>
      <w:r w:rsidR="00C21D08">
        <w:rPr>
          <w:rFonts w:hint="eastAsia"/>
        </w:rPr>
        <w:t>解析器和查询引擎。其中，</w:t>
      </w:r>
      <w:r w:rsidR="00C21D08">
        <w:rPr>
          <w:rFonts w:hint="eastAsia"/>
        </w:rPr>
        <w:t>XML DOM</w:t>
      </w:r>
      <w:r w:rsidR="00C21D08">
        <w:rPr>
          <w:rFonts w:hint="eastAsia"/>
        </w:rPr>
        <w:t>生成器主要通过</w:t>
      </w:r>
      <w:r w:rsidR="00C21D08">
        <w:rPr>
          <w:rFonts w:hint="eastAsia"/>
        </w:rPr>
        <w:t>Xerces-C++</w:t>
      </w:r>
      <w:r w:rsidR="00C21D08">
        <w:rPr>
          <w:rFonts w:hint="eastAsia"/>
        </w:rPr>
        <w:t>解析器实现；</w:t>
      </w:r>
      <w:r w:rsidR="00C21D08">
        <w:rPr>
          <w:rFonts w:hint="eastAsia"/>
        </w:rPr>
        <w:t>Xpath</w:t>
      </w:r>
      <w:r w:rsidR="00C21D08">
        <w:rPr>
          <w:rFonts w:hint="eastAsia"/>
        </w:rPr>
        <w:t>解析器采用指定的</w:t>
      </w:r>
      <w:r w:rsidR="00C21D08">
        <w:rPr>
          <w:rFonts w:hint="eastAsia"/>
        </w:rPr>
        <w:t>Xpath</w:t>
      </w:r>
      <w:r w:rsidR="00C21D08">
        <w:rPr>
          <w:rFonts w:hint="eastAsia"/>
        </w:rPr>
        <w:t>解析路径实现；而查询引擎通过根据已生成的</w:t>
      </w:r>
      <w:r w:rsidR="00C21D08">
        <w:rPr>
          <w:rFonts w:hint="eastAsia"/>
        </w:rPr>
        <w:t>XML DOM</w:t>
      </w:r>
      <w:r w:rsidR="00C21D08">
        <w:rPr>
          <w:rFonts w:hint="eastAsia"/>
        </w:rPr>
        <w:t>建立节点，用</w:t>
      </w:r>
      <w:r w:rsidR="00C21D08">
        <w:rPr>
          <w:rFonts w:hint="eastAsia"/>
        </w:rPr>
        <w:t>Xpath_Query</w:t>
      </w:r>
      <w:r w:rsidR="00C21D08">
        <w:rPr>
          <w:rFonts w:hint="eastAsia"/>
        </w:rPr>
        <w:t>类中的方法遍历</w:t>
      </w:r>
      <w:r w:rsidR="00C21D08">
        <w:rPr>
          <w:rFonts w:hint="eastAsia"/>
        </w:rPr>
        <w:t>DOM</w:t>
      </w:r>
      <w:r w:rsidR="00C21D08">
        <w:rPr>
          <w:rFonts w:hint="eastAsia"/>
        </w:rPr>
        <w:t>节点进行查询的方式实现。</w:t>
      </w:r>
    </w:p>
    <w:commentRangeStart w:id="188"/>
    <w:p w14:paraId="08603832" w14:textId="77777777" w:rsidR="00BC4630" w:rsidRDefault="00055787" w:rsidP="009B67C3">
      <w:pPr>
        <w:jc w:val="center"/>
      </w:pPr>
      <w:r>
        <w:object w:dxaOrig="8333" w:dyaOrig="5157" w14:anchorId="03637D18">
          <v:shape id="_x0000_i1038" type="#_x0000_t75" style="width:329.25pt;height:204pt" o:ole="">
            <v:imagedata r:id="rId36" o:title=""/>
          </v:shape>
          <o:OLEObject Type="Embed" ProgID="Visio.Drawing.11" ShapeID="_x0000_i1038" DrawAspect="Content" ObjectID="_1524916785" r:id="rId37"/>
        </w:object>
      </w:r>
      <w:commentRangeEnd w:id="188"/>
      <w:r w:rsidR="004F6300">
        <w:rPr>
          <w:rStyle w:val="ad"/>
        </w:rPr>
        <w:commentReference w:id="188"/>
      </w:r>
    </w:p>
    <w:p w14:paraId="6E588F2F" w14:textId="77777777" w:rsidR="00C21D08" w:rsidRDefault="004D0DE2" w:rsidP="00055787">
      <w:pPr>
        <w:jc w:val="center"/>
      </w:pPr>
      <w:r>
        <w:rPr>
          <w:rFonts w:hint="eastAsia"/>
        </w:rPr>
        <w:t>图</w:t>
      </w:r>
      <w:r>
        <w:rPr>
          <w:rFonts w:hint="eastAsia"/>
        </w:rPr>
        <w:t xml:space="preserve">4-1 </w:t>
      </w:r>
      <w:r w:rsidR="0059235C">
        <w:rPr>
          <w:rFonts w:hint="eastAsia"/>
        </w:rPr>
        <w:t>系统结构</w:t>
      </w:r>
      <w:r>
        <w:rPr>
          <w:rFonts w:hint="eastAsia"/>
        </w:rPr>
        <w:t>图</w:t>
      </w:r>
    </w:p>
    <w:p w14:paraId="5679E0AE" w14:textId="77777777" w:rsidR="00055787" w:rsidRDefault="00055787" w:rsidP="004A6808">
      <w:pPr>
        <w:ind w:firstLineChars="200" w:firstLine="480"/>
      </w:pPr>
      <w:r>
        <w:rPr>
          <w:rFonts w:hint="eastAsia"/>
        </w:rPr>
        <w:t>介绍过系统结构之后，分别来对系统的两个部分进行详细的说明。首先，图</w:t>
      </w:r>
      <w:r>
        <w:rPr>
          <w:rFonts w:hint="eastAsia"/>
        </w:rPr>
        <w:t>4-2</w:t>
      </w:r>
      <w:r>
        <w:rPr>
          <w:rFonts w:hint="eastAsia"/>
        </w:rPr>
        <w:t>展示了</w:t>
      </w:r>
      <w:r>
        <w:rPr>
          <w:rFonts w:hint="eastAsia"/>
        </w:rPr>
        <w:t>XML DOM</w:t>
      </w:r>
      <w:r>
        <w:rPr>
          <w:rFonts w:hint="eastAsia"/>
        </w:rPr>
        <w:t>生成的主要流程。</w:t>
      </w:r>
    </w:p>
    <w:p w14:paraId="1CAD4E8D" w14:textId="77777777" w:rsidR="00DA242B" w:rsidRDefault="00055787" w:rsidP="009B67C3">
      <w:pPr>
        <w:jc w:val="center"/>
      </w:pPr>
      <w:r>
        <w:object w:dxaOrig="6814" w:dyaOrig="10054" w14:anchorId="1AC2B20D">
          <v:shape id="_x0000_i1039" type="#_x0000_t75" style="width:282.75pt;height:417pt" o:ole="">
            <v:imagedata r:id="rId38" o:title=""/>
          </v:shape>
          <o:OLEObject Type="Embed" ProgID="Visio.Drawing.11" ShapeID="_x0000_i1039" DrawAspect="Content" ObjectID="_1524916786" r:id="rId39"/>
        </w:object>
      </w:r>
    </w:p>
    <w:p w14:paraId="3FAB3ACF" w14:textId="77777777" w:rsidR="00DA242B" w:rsidRDefault="00DA242B" w:rsidP="009B67C3">
      <w:pPr>
        <w:jc w:val="center"/>
      </w:pPr>
      <w:r>
        <w:rPr>
          <w:rFonts w:hint="eastAsia"/>
        </w:rPr>
        <w:t>图</w:t>
      </w:r>
      <w:r>
        <w:rPr>
          <w:rFonts w:hint="eastAsia"/>
        </w:rPr>
        <w:t>4-2 XML DOM</w:t>
      </w:r>
      <w:r w:rsidR="00FA3126">
        <w:rPr>
          <w:rFonts w:hint="eastAsia"/>
        </w:rPr>
        <w:t>生成</w:t>
      </w:r>
      <w:commentRangeStart w:id="189"/>
      <w:r w:rsidR="00FA3126">
        <w:rPr>
          <w:rFonts w:hint="eastAsia"/>
        </w:rPr>
        <w:t>流程图</w:t>
      </w:r>
      <w:commentRangeEnd w:id="189"/>
      <w:r w:rsidR="001632EF">
        <w:rPr>
          <w:rStyle w:val="ad"/>
        </w:rPr>
        <w:commentReference w:id="189"/>
      </w:r>
    </w:p>
    <w:p w14:paraId="26FBEAE5" w14:textId="77777777" w:rsidR="00055787" w:rsidRDefault="00055787" w:rsidP="00055787">
      <w:r>
        <w:rPr>
          <w:rFonts w:hint="eastAsia"/>
        </w:rPr>
        <w:t xml:space="preserve">    </w:t>
      </w:r>
      <w:r>
        <w:rPr>
          <w:rFonts w:hint="eastAsia"/>
        </w:rPr>
        <w:t>图</w:t>
      </w:r>
      <w:r>
        <w:rPr>
          <w:rFonts w:hint="eastAsia"/>
        </w:rPr>
        <w:t>4-3</w:t>
      </w:r>
      <w:r>
        <w:rPr>
          <w:rFonts w:hint="eastAsia"/>
        </w:rPr>
        <w:t>展示了</w:t>
      </w:r>
      <w:r>
        <w:rPr>
          <w:rFonts w:hint="eastAsia"/>
        </w:rPr>
        <w:t>Xpath</w:t>
      </w:r>
      <w:r>
        <w:rPr>
          <w:rFonts w:hint="eastAsia"/>
        </w:rPr>
        <w:t>查询的主要流程。</w:t>
      </w:r>
    </w:p>
    <w:commentRangeStart w:id="190"/>
    <w:p w14:paraId="296F28E9" w14:textId="77777777" w:rsidR="00BF0C32" w:rsidRDefault="005C722B" w:rsidP="009B67C3">
      <w:pPr>
        <w:jc w:val="center"/>
      </w:pPr>
      <w:r>
        <w:object w:dxaOrig="4789" w:dyaOrig="5030" w14:anchorId="3A355645">
          <v:shape id="_x0000_i1040" type="#_x0000_t75" style="width:212.25pt;height:223.5pt" o:ole="">
            <v:imagedata r:id="rId40" o:title=""/>
          </v:shape>
          <o:OLEObject Type="Embed" ProgID="Visio.Drawing.11" ShapeID="_x0000_i1040" DrawAspect="Content" ObjectID="_1524916787" r:id="rId41"/>
        </w:object>
      </w:r>
      <w:commentRangeEnd w:id="190"/>
      <w:r w:rsidR="001632EF">
        <w:rPr>
          <w:rStyle w:val="ad"/>
        </w:rPr>
        <w:commentReference w:id="190"/>
      </w:r>
    </w:p>
    <w:p w14:paraId="288144B1" w14:textId="77777777" w:rsidR="005C722B" w:rsidRDefault="005C722B" w:rsidP="009B67C3">
      <w:pPr>
        <w:jc w:val="center"/>
      </w:pPr>
      <w:r>
        <w:rPr>
          <w:rFonts w:hint="eastAsia"/>
        </w:rPr>
        <w:lastRenderedPageBreak/>
        <w:t>图</w:t>
      </w:r>
      <w:r>
        <w:rPr>
          <w:rFonts w:hint="eastAsia"/>
        </w:rPr>
        <w:t>4-3 Xpath</w:t>
      </w:r>
      <w:r>
        <w:rPr>
          <w:rFonts w:hint="eastAsia"/>
        </w:rPr>
        <w:t>查询流程图</w:t>
      </w:r>
    </w:p>
    <w:p w14:paraId="0235102C" w14:textId="77777777" w:rsidR="000E3EC4" w:rsidRPr="00CA4B2C" w:rsidRDefault="00892367" w:rsidP="004A6808">
      <w:pPr>
        <w:ind w:firstLineChars="200" w:firstLine="480"/>
      </w:pPr>
      <w:r>
        <w:rPr>
          <w:rFonts w:hint="eastAsia"/>
        </w:rPr>
        <w:t>图</w:t>
      </w:r>
      <w:r>
        <w:rPr>
          <w:rFonts w:hint="eastAsia"/>
        </w:rPr>
        <w:t>4-2</w:t>
      </w:r>
      <w:r w:rsidR="000E3EC4">
        <w:rPr>
          <w:rFonts w:hint="eastAsia"/>
        </w:rPr>
        <w:t>和图</w:t>
      </w:r>
      <w:r w:rsidR="000E3EC4">
        <w:rPr>
          <w:rFonts w:hint="eastAsia"/>
        </w:rPr>
        <w:t>4-3</w:t>
      </w:r>
      <w:r>
        <w:rPr>
          <w:rFonts w:hint="eastAsia"/>
        </w:rPr>
        <w:t>主要体现了</w:t>
      </w:r>
      <w:r w:rsidR="000E3EC4">
        <w:rPr>
          <w:rFonts w:hint="eastAsia"/>
        </w:rPr>
        <w:t>存储和查询两个线程中的主要步骤以及读写锁加锁和解锁的条件。</w:t>
      </w:r>
      <w:r w:rsidR="005C1B90">
        <w:rPr>
          <w:rFonts w:hint="eastAsia"/>
        </w:rPr>
        <w:t>通过存储线程和查询线程的流程图可以更加深入的了解章节</w:t>
      </w:r>
      <w:r w:rsidR="005C1B90">
        <w:rPr>
          <w:rFonts w:hint="eastAsia"/>
        </w:rPr>
        <w:t>3.3</w:t>
      </w:r>
      <w:r w:rsidR="005C1B90">
        <w:rPr>
          <w:rFonts w:hint="eastAsia"/>
        </w:rPr>
        <w:t>中介绍的同步机制的设计。</w:t>
      </w:r>
    </w:p>
    <w:p w14:paraId="48BA219B" w14:textId="77777777" w:rsidR="00A01D9E" w:rsidRDefault="00A01D9E" w:rsidP="00795791">
      <w:pPr>
        <w:pStyle w:val="2"/>
      </w:pPr>
      <w:bookmarkStart w:id="191" w:name="_Toc450930621"/>
      <w:r>
        <w:rPr>
          <w:rFonts w:hint="eastAsia"/>
        </w:rPr>
        <w:t>缓冲</w:t>
      </w:r>
      <w:r w:rsidR="000F6B07">
        <w:rPr>
          <w:rFonts w:hint="eastAsia"/>
        </w:rPr>
        <w:t>式</w:t>
      </w:r>
      <w:r w:rsidR="000F6B07">
        <w:rPr>
          <w:rFonts w:hint="eastAsia"/>
        </w:rPr>
        <w:t xml:space="preserve">XML </w:t>
      </w:r>
      <w:r>
        <w:rPr>
          <w:rFonts w:hint="eastAsia"/>
        </w:rPr>
        <w:t>DOM</w:t>
      </w:r>
      <w:r>
        <w:rPr>
          <w:rFonts w:hint="eastAsia"/>
        </w:rPr>
        <w:t>的实现</w:t>
      </w:r>
      <w:bookmarkEnd w:id="191"/>
    </w:p>
    <w:p w14:paraId="27A804F0" w14:textId="77777777" w:rsidR="00A01D9E" w:rsidRDefault="001A4F5B" w:rsidP="0045465A">
      <w:pPr>
        <w:pStyle w:val="3"/>
      </w:pPr>
      <w:bookmarkStart w:id="192" w:name="_Toc450930622"/>
      <w:r>
        <w:rPr>
          <w:rFonts w:hint="eastAsia"/>
        </w:rPr>
        <w:t>缓冲式</w:t>
      </w:r>
      <w:r>
        <w:rPr>
          <w:rFonts w:hint="eastAsia"/>
        </w:rPr>
        <w:t>XML DOM</w:t>
      </w:r>
      <w:r w:rsidR="00DA242B">
        <w:rPr>
          <w:rFonts w:hint="eastAsia"/>
        </w:rPr>
        <w:t>生成</w:t>
      </w:r>
      <w:r>
        <w:rPr>
          <w:rFonts w:hint="eastAsia"/>
        </w:rPr>
        <w:t>的实现</w:t>
      </w:r>
      <w:bookmarkEnd w:id="192"/>
    </w:p>
    <w:p w14:paraId="73D23C8F" w14:textId="77777777" w:rsidR="006A4727" w:rsidRDefault="00251121" w:rsidP="004A6808">
      <w:pPr>
        <w:ind w:firstLineChars="200" w:firstLine="480"/>
      </w:pPr>
      <w:r>
        <w:rPr>
          <w:rFonts w:hint="eastAsia"/>
        </w:rPr>
        <w:t>上面章节</w:t>
      </w:r>
      <w:r>
        <w:rPr>
          <w:rFonts w:hint="eastAsia"/>
        </w:rPr>
        <w:t>2.2.4</w:t>
      </w:r>
      <w:r>
        <w:rPr>
          <w:rFonts w:hint="eastAsia"/>
        </w:rPr>
        <w:t>中提到本课题中采用开源解析器</w:t>
      </w:r>
      <w:r>
        <w:rPr>
          <w:rFonts w:hint="eastAsia"/>
        </w:rPr>
        <w:t>Xerces-C++</w:t>
      </w:r>
      <w:r>
        <w:rPr>
          <w:rFonts w:hint="eastAsia"/>
        </w:rPr>
        <w:t>来进行</w:t>
      </w:r>
      <w:r>
        <w:rPr>
          <w:rFonts w:hint="eastAsia"/>
        </w:rPr>
        <w:t>XML</w:t>
      </w:r>
      <w:r>
        <w:rPr>
          <w:rFonts w:hint="eastAsia"/>
        </w:rPr>
        <w:t>文档的解析。</w:t>
      </w:r>
      <w:r w:rsidR="0040647C">
        <w:rPr>
          <w:rFonts w:hint="eastAsia"/>
        </w:rPr>
        <w:t>Xerces-C++</w:t>
      </w:r>
      <w:r w:rsidR="0040647C">
        <w:rPr>
          <w:rFonts w:hint="eastAsia"/>
        </w:rPr>
        <w:t>已经给出了</w:t>
      </w:r>
      <w:r w:rsidR="0040647C">
        <w:rPr>
          <w:rFonts w:hint="eastAsia"/>
        </w:rPr>
        <w:t>SAX2</w:t>
      </w:r>
      <w:r w:rsidR="0040647C">
        <w:rPr>
          <w:rFonts w:hint="eastAsia"/>
        </w:rPr>
        <w:t>解析的实现，只需将其直接引入到项目中，重写</w:t>
      </w:r>
      <w:r w:rsidR="0040647C">
        <w:rPr>
          <w:rFonts w:hint="eastAsia"/>
        </w:rPr>
        <w:t>SAX2</w:t>
      </w:r>
      <w:r w:rsidR="0040647C">
        <w:rPr>
          <w:rFonts w:hint="eastAsia"/>
        </w:rPr>
        <w:t>事件触发函数便能够实现</w:t>
      </w:r>
      <w:r w:rsidR="0002021C">
        <w:rPr>
          <w:rFonts w:hint="eastAsia"/>
        </w:rPr>
        <w:t>从</w:t>
      </w:r>
      <w:r w:rsidR="0002021C">
        <w:rPr>
          <w:rFonts w:hint="eastAsia"/>
        </w:rPr>
        <w:t>XML</w:t>
      </w:r>
      <w:r w:rsidR="0002021C">
        <w:rPr>
          <w:rFonts w:hint="eastAsia"/>
        </w:rPr>
        <w:t>文档到</w:t>
      </w:r>
      <w:r w:rsidR="0002021C">
        <w:rPr>
          <w:rFonts w:hint="eastAsia"/>
        </w:rPr>
        <w:t>XML DOM</w:t>
      </w:r>
      <w:r w:rsidR="0002021C">
        <w:rPr>
          <w:rFonts w:hint="eastAsia"/>
        </w:rPr>
        <w:t>的转化了。</w:t>
      </w:r>
      <w:r w:rsidR="00123FF2">
        <w:rPr>
          <w:rFonts w:hint="eastAsia"/>
        </w:rPr>
        <w:t>具体的解析过程</w:t>
      </w:r>
      <w:r w:rsidR="00BC4A13">
        <w:rPr>
          <w:rFonts w:hint="eastAsia"/>
        </w:rPr>
        <w:t>如</w:t>
      </w:r>
      <w:r w:rsidR="00BC4A13">
        <w:rPr>
          <w:rFonts w:hint="eastAsia"/>
        </w:rPr>
        <w:t>2.2.4</w:t>
      </w:r>
      <w:r w:rsidR="00BC4A13">
        <w:rPr>
          <w:rFonts w:hint="eastAsia"/>
        </w:rPr>
        <w:t>节中的图</w:t>
      </w:r>
      <w:r w:rsidR="00BC4A13">
        <w:rPr>
          <w:rFonts w:hint="eastAsia"/>
        </w:rPr>
        <w:t>2-4</w:t>
      </w:r>
      <w:r w:rsidR="00BC4A13">
        <w:rPr>
          <w:rFonts w:hint="eastAsia"/>
        </w:rPr>
        <w:t>所示</w:t>
      </w:r>
      <w:r w:rsidR="00123FF2">
        <w:rPr>
          <w:rFonts w:hint="eastAsia"/>
        </w:rPr>
        <w:t>。</w:t>
      </w:r>
      <w:r w:rsidR="006A4727">
        <w:rPr>
          <w:rFonts w:hint="eastAsia"/>
        </w:rPr>
        <w:t>下面</w:t>
      </w:r>
      <w:r>
        <w:rPr>
          <w:rFonts w:hint="eastAsia"/>
        </w:rPr>
        <w:t>对于</w:t>
      </w:r>
      <w:r w:rsidR="006A4727">
        <w:rPr>
          <w:rFonts w:hint="eastAsia"/>
        </w:rPr>
        <w:t>事件触发函数的实现</w:t>
      </w:r>
      <w:r>
        <w:rPr>
          <w:rFonts w:hint="eastAsia"/>
        </w:rPr>
        <w:t>进行详细说明</w:t>
      </w:r>
      <w:r w:rsidR="006A4727">
        <w:rPr>
          <w:rFonts w:hint="eastAsia"/>
        </w:rPr>
        <w:t>。</w:t>
      </w:r>
    </w:p>
    <w:p w14:paraId="636A1DD4" w14:textId="77777777" w:rsidR="0058203F" w:rsidRDefault="00B932E3" w:rsidP="0058203F">
      <w:r>
        <w:rPr>
          <w:rFonts w:hint="eastAsia"/>
        </w:rPr>
        <w:t>4.2.1</w:t>
      </w:r>
      <w:r w:rsidR="006A4727">
        <w:rPr>
          <w:rFonts w:hint="eastAsia"/>
        </w:rPr>
        <w:t>.1 DOM</w:t>
      </w:r>
    </w:p>
    <w:p w14:paraId="79072CCC" w14:textId="77777777" w:rsidR="00EE22DE" w:rsidRDefault="006C2F73" w:rsidP="004A6808">
      <w:pPr>
        <w:ind w:firstLineChars="200" w:firstLine="480"/>
      </w:pPr>
      <w:r>
        <w:rPr>
          <w:rFonts w:hint="eastAsia"/>
        </w:rPr>
        <w:t>在</w:t>
      </w:r>
      <w:r>
        <w:rPr>
          <w:rFonts w:hint="eastAsia"/>
        </w:rPr>
        <w:t>SAX2</w:t>
      </w:r>
      <w:r>
        <w:rPr>
          <w:rFonts w:hint="eastAsia"/>
        </w:rPr>
        <w:t>读取</w:t>
      </w:r>
      <w:r>
        <w:rPr>
          <w:rFonts w:hint="eastAsia"/>
        </w:rPr>
        <w:t>XML</w:t>
      </w:r>
      <w:r>
        <w:rPr>
          <w:rFonts w:hint="eastAsia"/>
        </w:rPr>
        <w:t>文档的各个标签时，触发对应的函数，将标签中的信息存储进</w:t>
      </w:r>
      <w:r>
        <w:rPr>
          <w:rFonts w:hint="eastAsia"/>
        </w:rPr>
        <w:t>DOM</w:t>
      </w:r>
      <w:r>
        <w:rPr>
          <w:rFonts w:hint="eastAsia"/>
        </w:rPr>
        <w:t>中。</w:t>
      </w:r>
      <w:r>
        <w:rPr>
          <w:rFonts w:hint="eastAsia"/>
        </w:rPr>
        <w:t>DOM</w:t>
      </w:r>
      <w:r>
        <w:rPr>
          <w:rFonts w:hint="eastAsia"/>
        </w:rPr>
        <w:t>作为</w:t>
      </w:r>
      <w:r>
        <w:rPr>
          <w:rFonts w:hint="eastAsia"/>
        </w:rPr>
        <w:t>XML</w:t>
      </w:r>
      <w:r>
        <w:rPr>
          <w:rFonts w:hint="eastAsia"/>
        </w:rPr>
        <w:t>数据信息存储的载体起到相当重要的作用，所以根据章节</w:t>
      </w:r>
      <w:r>
        <w:rPr>
          <w:rFonts w:hint="eastAsia"/>
        </w:rPr>
        <w:t>3.1.1</w:t>
      </w:r>
      <w:r>
        <w:rPr>
          <w:rFonts w:hint="eastAsia"/>
        </w:rPr>
        <w:t>中的数据结构的设计，创建了</w:t>
      </w:r>
      <w:r>
        <w:rPr>
          <w:rFonts w:hint="eastAsia"/>
        </w:rPr>
        <w:t>DOM</w:t>
      </w:r>
      <w:r>
        <w:rPr>
          <w:rFonts w:hint="eastAsia"/>
        </w:rPr>
        <w:t>类，图</w:t>
      </w:r>
      <w:r w:rsidR="0035448C">
        <w:rPr>
          <w:rFonts w:hint="eastAsia"/>
        </w:rPr>
        <w:t>4-4</w:t>
      </w:r>
      <w:r>
        <w:rPr>
          <w:rFonts w:hint="eastAsia"/>
        </w:rPr>
        <w:t>为</w:t>
      </w:r>
      <w:r>
        <w:rPr>
          <w:rFonts w:hint="eastAsia"/>
        </w:rPr>
        <w:t>DOM</w:t>
      </w:r>
      <w:r>
        <w:rPr>
          <w:rFonts w:hint="eastAsia"/>
        </w:rPr>
        <w:t>类的类图。</w:t>
      </w:r>
    </w:p>
    <w:p w14:paraId="234E85B2" w14:textId="77777777" w:rsidR="00655D2A" w:rsidRDefault="00655D2A" w:rsidP="00655D2A"/>
    <w:p w14:paraId="166BD39C" w14:textId="77777777" w:rsidR="00EE22DE" w:rsidRDefault="00B25DDF" w:rsidP="00AD5B6D">
      <w:pPr>
        <w:ind w:firstLineChars="200" w:firstLine="480"/>
        <w:jc w:val="center"/>
        <w:pPrChange w:id="193" w:author="suhang" w:date="2016-05-16T15:00:00Z">
          <w:pPr>
            <w:ind w:firstLineChars="200" w:firstLine="480"/>
          </w:pPr>
        </w:pPrChange>
      </w:pPr>
      <w:r>
        <w:object w:dxaOrig="4085" w:dyaOrig="4731" w14:anchorId="2B3B5BBA">
          <v:shape id="_x0000_i1041" type="#_x0000_t75" style="width:196.5pt;height:227.25pt" o:ole="">
            <v:imagedata r:id="rId42" o:title=""/>
          </v:shape>
          <o:OLEObject Type="Embed" ProgID="Visio.Drawing.11" ShapeID="_x0000_i1041" DrawAspect="Content" ObjectID="_1524916788" r:id="rId43"/>
        </w:object>
      </w:r>
      <w:r w:rsidR="0021472D">
        <w:object w:dxaOrig="2480" w:dyaOrig="1491" w14:anchorId="1F3AAD10">
          <v:shape id="_x0000_i1042" type="#_x0000_t75" style="width:123.75pt;height:74.25pt" o:ole="">
            <v:imagedata r:id="rId44" o:title=""/>
          </v:shape>
          <o:OLEObject Type="Embed" ProgID="Visio.Drawing.11" ShapeID="_x0000_i1042" DrawAspect="Content" ObjectID="_1524916789" r:id="rId45"/>
        </w:object>
      </w:r>
    </w:p>
    <w:p w14:paraId="41A1C843" w14:textId="77777777" w:rsidR="00F63FEB" w:rsidRDefault="00F63FEB" w:rsidP="004A6808">
      <w:pPr>
        <w:ind w:firstLineChars="200" w:firstLine="480"/>
        <w:jc w:val="center"/>
      </w:pPr>
      <w:r>
        <w:rPr>
          <w:rFonts w:hint="eastAsia"/>
        </w:rPr>
        <w:lastRenderedPageBreak/>
        <w:t>图</w:t>
      </w:r>
      <w:r w:rsidR="0035448C">
        <w:rPr>
          <w:rFonts w:hint="eastAsia"/>
        </w:rPr>
        <w:t>4-4</w:t>
      </w:r>
      <w:r>
        <w:rPr>
          <w:rFonts w:hint="eastAsia"/>
        </w:rPr>
        <w:t xml:space="preserve"> DOM</w:t>
      </w:r>
      <w:r>
        <w:rPr>
          <w:rFonts w:hint="eastAsia"/>
        </w:rPr>
        <w:t>类类图</w:t>
      </w:r>
    </w:p>
    <w:p w14:paraId="768C7BD7" w14:textId="77777777" w:rsidR="00F63FEB" w:rsidRDefault="00F63FEB" w:rsidP="004A6808">
      <w:pPr>
        <w:ind w:firstLineChars="200" w:firstLine="480"/>
        <w:jc w:val="center"/>
      </w:pPr>
    </w:p>
    <w:p w14:paraId="0677EE94" w14:textId="77777777" w:rsidR="00F63FEB" w:rsidRDefault="00F63FEB" w:rsidP="00F63FEB">
      <w:pPr>
        <w:jc w:val="center"/>
      </w:pPr>
      <w:r>
        <w:rPr>
          <w:rFonts w:hint="eastAsia"/>
        </w:rPr>
        <w:t>表</w:t>
      </w:r>
      <w:r>
        <w:rPr>
          <w:rFonts w:hint="eastAsia"/>
        </w:rPr>
        <w:t>4-1 DOM</w:t>
      </w:r>
      <w:r>
        <w:rPr>
          <w:rFonts w:hint="eastAsia"/>
        </w:rPr>
        <w:t>类方法</w:t>
      </w:r>
    </w:p>
    <w:tbl>
      <w:tblPr>
        <w:tblStyle w:val="a6"/>
        <w:tblpPr w:leftFromText="180" w:rightFromText="180" w:vertAnchor="text" w:horzAnchor="margin" w:tblpXSpec="center" w:tblpY="219"/>
        <w:tblW w:w="0" w:type="auto"/>
        <w:tblLook w:val="04A0" w:firstRow="1" w:lastRow="0" w:firstColumn="1" w:lastColumn="0" w:noHBand="0" w:noVBand="1"/>
      </w:tblPr>
      <w:tblGrid>
        <w:gridCol w:w="1560"/>
        <w:gridCol w:w="1417"/>
        <w:gridCol w:w="4541"/>
      </w:tblGrid>
      <w:tr w:rsidR="00F63FEB" w14:paraId="229A89FD" w14:textId="77777777" w:rsidTr="00F63FEB">
        <w:tc>
          <w:tcPr>
            <w:tcW w:w="1560" w:type="dxa"/>
          </w:tcPr>
          <w:p w14:paraId="420866D4" w14:textId="77777777" w:rsidR="00F63FEB" w:rsidRDefault="00F63FEB" w:rsidP="00F63FEB">
            <w:pPr>
              <w:jc w:val="center"/>
            </w:pPr>
            <w:r>
              <w:rPr>
                <w:rFonts w:hint="eastAsia"/>
              </w:rPr>
              <w:t>函数名称</w:t>
            </w:r>
          </w:p>
        </w:tc>
        <w:tc>
          <w:tcPr>
            <w:tcW w:w="1417" w:type="dxa"/>
          </w:tcPr>
          <w:p w14:paraId="575D9C4B" w14:textId="77777777" w:rsidR="00F63FEB" w:rsidRDefault="00F63FEB" w:rsidP="00F63FEB">
            <w:pPr>
              <w:jc w:val="center"/>
            </w:pPr>
            <w:r>
              <w:rPr>
                <w:rFonts w:hint="eastAsia"/>
              </w:rPr>
              <w:t>类型</w:t>
            </w:r>
          </w:p>
        </w:tc>
        <w:tc>
          <w:tcPr>
            <w:tcW w:w="4541" w:type="dxa"/>
          </w:tcPr>
          <w:p w14:paraId="3D41DBD0" w14:textId="77777777" w:rsidR="00F63FEB" w:rsidRDefault="00F63FEB" w:rsidP="00F63FEB">
            <w:pPr>
              <w:jc w:val="center"/>
            </w:pPr>
            <w:r>
              <w:rPr>
                <w:rFonts w:hint="eastAsia"/>
              </w:rPr>
              <w:t>描述</w:t>
            </w:r>
          </w:p>
        </w:tc>
      </w:tr>
      <w:tr w:rsidR="00F63FEB" w14:paraId="6147F792" w14:textId="77777777" w:rsidTr="00F63FEB">
        <w:tc>
          <w:tcPr>
            <w:tcW w:w="1560" w:type="dxa"/>
          </w:tcPr>
          <w:p w14:paraId="1DAC7712" w14:textId="77777777" w:rsidR="00F63FEB" w:rsidRDefault="00F63FEB" w:rsidP="00F63FEB">
            <w:pPr>
              <w:jc w:val="center"/>
            </w:pPr>
            <w:r>
              <w:rPr>
                <w:rFonts w:hint="eastAsia"/>
              </w:rPr>
              <w:t>encode</w:t>
            </w:r>
          </w:p>
        </w:tc>
        <w:tc>
          <w:tcPr>
            <w:tcW w:w="1417" w:type="dxa"/>
          </w:tcPr>
          <w:p w14:paraId="7C609DF0" w14:textId="77777777" w:rsidR="00F63FEB" w:rsidRDefault="00F63FEB" w:rsidP="00F63FEB">
            <w:pPr>
              <w:jc w:val="center"/>
            </w:pPr>
            <w:r>
              <w:t>int</w:t>
            </w:r>
          </w:p>
        </w:tc>
        <w:tc>
          <w:tcPr>
            <w:tcW w:w="4541" w:type="dxa"/>
          </w:tcPr>
          <w:p w14:paraId="21980D6E" w14:textId="77777777" w:rsidR="00F63FEB" w:rsidRDefault="00F63FEB" w:rsidP="00F63FEB">
            <w:pPr>
              <w:jc w:val="center"/>
            </w:pPr>
            <w:r>
              <w:rPr>
                <w:rFonts w:hint="eastAsia"/>
              </w:rPr>
              <w:t>获取节点信息，返回节点特征码</w:t>
            </w:r>
          </w:p>
        </w:tc>
      </w:tr>
      <w:tr w:rsidR="00F63FEB" w14:paraId="7B7812D2" w14:textId="77777777" w:rsidTr="00F63FEB">
        <w:tc>
          <w:tcPr>
            <w:tcW w:w="1560" w:type="dxa"/>
          </w:tcPr>
          <w:p w14:paraId="20F1883D" w14:textId="77777777" w:rsidR="00F63FEB" w:rsidRDefault="00F63FEB" w:rsidP="00F63FEB">
            <w:pPr>
              <w:jc w:val="center"/>
            </w:pPr>
            <w:r>
              <w:rPr>
                <w:rFonts w:hint="eastAsia"/>
              </w:rPr>
              <w:t>expandDOM</w:t>
            </w:r>
          </w:p>
        </w:tc>
        <w:tc>
          <w:tcPr>
            <w:tcW w:w="1417" w:type="dxa"/>
          </w:tcPr>
          <w:p w14:paraId="6D044AB9" w14:textId="77777777" w:rsidR="00F63FEB" w:rsidRDefault="00F63FEB" w:rsidP="00F63FEB">
            <w:pPr>
              <w:jc w:val="center"/>
            </w:pPr>
            <w:r>
              <w:t>void</w:t>
            </w:r>
          </w:p>
        </w:tc>
        <w:tc>
          <w:tcPr>
            <w:tcW w:w="4541" w:type="dxa"/>
          </w:tcPr>
          <w:p w14:paraId="58B38EBF" w14:textId="77777777" w:rsidR="00F63FEB" w:rsidRDefault="00F63FEB" w:rsidP="00F63FEB">
            <w:pPr>
              <w:jc w:val="center"/>
            </w:pPr>
            <w:r>
              <w:rPr>
                <w:rFonts w:hint="eastAsia"/>
              </w:rPr>
              <w:t>初始化各个子</w:t>
            </w:r>
            <w:r>
              <w:rPr>
                <w:rFonts w:hint="eastAsia"/>
              </w:rPr>
              <w:t>DOM</w:t>
            </w:r>
            <w:r>
              <w:rPr>
                <w:rFonts w:hint="eastAsia"/>
              </w:rPr>
              <w:t>，每个子</w:t>
            </w:r>
            <w:r>
              <w:rPr>
                <w:rFonts w:hint="eastAsia"/>
              </w:rPr>
              <w:t>DOM</w:t>
            </w:r>
            <w:r>
              <w:rPr>
                <w:rFonts w:hint="eastAsia"/>
              </w:rPr>
              <w:t>存储空间不足时根据不同情况进行处理</w:t>
            </w:r>
          </w:p>
        </w:tc>
      </w:tr>
      <w:tr w:rsidR="00F63FEB" w14:paraId="4A6E488B" w14:textId="77777777" w:rsidTr="00F63FEB">
        <w:tc>
          <w:tcPr>
            <w:tcW w:w="1560" w:type="dxa"/>
          </w:tcPr>
          <w:p w14:paraId="4876EF89" w14:textId="77777777" w:rsidR="00F63FEB" w:rsidRDefault="00F63FEB" w:rsidP="00F63FEB">
            <w:pPr>
              <w:jc w:val="center"/>
            </w:pPr>
            <w:r>
              <w:rPr>
                <w:rFonts w:hint="eastAsia"/>
              </w:rPr>
              <w:t>findName</w:t>
            </w:r>
          </w:p>
        </w:tc>
        <w:tc>
          <w:tcPr>
            <w:tcW w:w="1417" w:type="dxa"/>
          </w:tcPr>
          <w:p w14:paraId="15D02E51" w14:textId="77777777" w:rsidR="00F63FEB" w:rsidRDefault="00F63FEB" w:rsidP="00F63FEB">
            <w:pPr>
              <w:jc w:val="center"/>
            </w:pPr>
            <w:r>
              <w:t>bool</w:t>
            </w:r>
          </w:p>
        </w:tc>
        <w:tc>
          <w:tcPr>
            <w:tcW w:w="4541" w:type="dxa"/>
          </w:tcPr>
          <w:p w14:paraId="6E8DA134" w14:textId="77777777" w:rsidR="00F63FEB" w:rsidRDefault="00F63FEB" w:rsidP="00F63FEB">
            <w:pPr>
              <w:jc w:val="center"/>
            </w:pPr>
            <w:r>
              <w:rPr>
                <w:rFonts w:hint="eastAsia"/>
              </w:rPr>
              <w:t>文本信息查询，不重复存储相同的文本</w:t>
            </w:r>
          </w:p>
        </w:tc>
      </w:tr>
      <w:tr w:rsidR="00F63FEB" w14:paraId="3D702EB5" w14:textId="77777777" w:rsidTr="00F63FEB">
        <w:tc>
          <w:tcPr>
            <w:tcW w:w="1560" w:type="dxa"/>
          </w:tcPr>
          <w:p w14:paraId="03E1D1B2" w14:textId="77777777" w:rsidR="00F63FEB" w:rsidRDefault="00F63FEB" w:rsidP="00F63FEB">
            <w:pPr>
              <w:jc w:val="center"/>
            </w:pPr>
            <w:r>
              <w:rPr>
                <w:rFonts w:hint="eastAsia"/>
              </w:rPr>
              <w:t>setBlocks</w:t>
            </w:r>
          </w:p>
        </w:tc>
        <w:tc>
          <w:tcPr>
            <w:tcW w:w="1417" w:type="dxa"/>
          </w:tcPr>
          <w:p w14:paraId="09363AF0" w14:textId="77777777" w:rsidR="00F63FEB" w:rsidRDefault="00F63FEB" w:rsidP="00F63FEB">
            <w:pPr>
              <w:jc w:val="center"/>
            </w:pPr>
            <w:r>
              <w:t>void</w:t>
            </w:r>
          </w:p>
        </w:tc>
        <w:tc>
          <w:tcPr>
            <w:tcW w:w="4541" w:type="dxa"/>
          </w:tcPr>
          <w:p w14:paraId="007FAF2E" w14:textId="77777777" w:rsidR="00F63FEB" w:rsidRDefault="00F63FEB" w:rsidP="00F63FEB">
            <w:pPr>
              <w:jc w:val="center"/>
            </w:pPr>
            <w:r>
              <w:rPr>
                <w:rFonts w:hint="eastAsia"/>
              </w:rPr>
              <w:t>设置</w:t>
            </w:r>
            <w:r>
              <w:rPr>
                <w:rFonts w:hint="eastAsia"/>
              </w:rPr>
              <w:t>DOM</w:t>
            </w:r>
            <w:r>
              <w:rPr>
                <w:rFonts w:hint="eastAsia"/>
              </w:rPr>
              <w:t>中某一位置的值</w:t>
            </w:r>
          </w:p>
        </w:tc>
      </w:tr>
      <w:tr w:rsidR="00F63FEB" w14:paraId="07E4B481" w14:textId="77777777" w:rsidTr="00F63FEB">
        <w:tc>
          <w:tcPr>
            <w:tcW w:w="1560" w:type="dxa"/>
          </w:tcPr>
          <w:p w14:paraId="13BCBC09" w14:textId="77777777" w:rsidR="00F63FEB" w:rsidRDefault="00F63FEB" w:rsidP="00F63FEB">
            <w:pPr>
              <w:jc w:val="center"/>
            </w:pPr>
            <w:r>
              <w:rPr>
                <w:rFonts w:hint="eastAsia"/>
              </w:rPr>
              <w:t>getBlocks</w:t>
            </w:r>
          </w:p>
        </w:tc>
        <w:tc>
          <w:tcPr>
            <w:tcW w:w="1417" w:type="dxa"/>
          </w:tcPr>
          <w:p w14:paraId="4A8661E3" w14:textId="77777777" w:rsidR="00F63FEB" w:rsidRDefault="00F63FEB" w:rsidP="00F63FEB">
            <w:pPr>
              <w:jc w:val="center"/>
            </w:pPr>
            <w:r>
              <w:t>int</w:t>
            </w:r>
          </w:p>
        </w:tc>
        <w:tc>
          <w:tcPr>
            <w:tcW w:w="4541" w:type="dxa"/>
          </w:tcPr>
          <w:p w14:paraId="20661948" w14:textId="77777777" w:rsidR="00F63FEB" w:rsidRDefault="00F63FEB" w:rsidP="00F63FEB">
            <w:pPr>
              <w:jc w:val="center"/>
            </w:pPr>
            <w:r>
              <w:rPr>
                <w:rFonts w:hint="eastAsia"/>
              </w:rPr>
              <w:t>获取</w:t>
            </w:r>
            <w:r>
              <w:rPr>
                <w:rFonts w:hint="eastAsia"/>
              </w:rPr>
              <w:t>DOM</w:t>
            </w:r>
            <w:r>
              <w:rPr>
                <w:rFonts w:hint="eastAsia"/>
              </w:rPr>
              <w:t>中某一位置的值</w:t>
            </w:r>
          </w:p>
        </w:tc>
      </w:tr>
      <w:tr w:rsidR="00F63FEB" w14:paraId="122E559E" w14:textId="77777777" w:rsidTr="00F63FEB">
        <w:tc>
          <w:tcPr>
            <w:tcW w:w="1560" w:type="dxa"/>
          </w:tcPr>
          <w:p w14:paraId="6BED6811" w14:textId="77777777" w:rsidR="00F63FEB" w:rsidRDefault="00F63FEB" w:rsidP="00F63FEB">
            <w:pPr>
              <w:jc w:val="center"/>
            </w:pPr>
            <w:r>
              <w:rPr>
                <w:rFonts w:hint="eastAsia"/>
              </w:rPr>
              <w:t>CreateNode</w:t>
            </w:r>
          </w:p>
        </w:tc>
        <w:tc>
          <w:tcPr>
            <w:tcW w:w="1417" w:type="dxa"/>
          </w:tcPr>
          <w:p w14:paraId="0DBE3EA7" w14:textId="77777777" w:rsidR="00F63FEB" w:rsidRDefault="00F63FEB" w:rsidP="00F63FEB">
            <w:pPr>
              <w:jc w:val="center"/>
            </w:pPr>
            <w:r>
              <w:t>void</w:t>
            </w:r>
          </w:p>
        </w:tc>
        <w:tc>
          <w:tcPr>
            <w:tcW w:w="4541" w:type="dxa"/>
          </w:tcPr>
          <w:p w14:paraId="5676447D" w14:textId="77777777" w:rsidR="00F63FEB" w:rsidRDefault="00F63FEB" w:rsidP="00F63FEB">
            <w:pPr>
              <w:jc w:val="center"/>
            </w:pPr>
            <w:r>
              <w:rPr>
                <w:rFonts w:hint="eastAsia"/>
              </w:rPr>
              <w:t>将</w:t>
            </w:r>
            <w:r>
              <w:rPr>
                <w:rFonts w:hint="eastAsia"/>
              </w:rPr>
              <w:t>DOM</w:t>
            </w:r>
            <w:r>
              <w:rPr>
                <w:rFonts w:hint="eastAsia"/>
              </w:rPr>
              <w:t>池中的信息传递给创建</w:t>
            </w:r>
            <w:r>
              <w:rPr>
                <w:rFonts w:hint="eastAsia"/>
              </w:rPr>
              <w:t>XML DOM</w:t>
            </w:r>
            <w:r>
              <w:rPr>
                <w:rFonts w:hint="eastAsia"/>
              </w:rPr>
              <w:t>节点函数</w:t>
            </w:r>
            <w:r>
              <w:rPr>
                <w:rFonts w:hint="eastAsia"/>
              </w:rPr>
              <w:t>CreateDOMNode</w:t>
            </w:r>
          </w:p>
        </w:tc>
      </w:tr>
    </w:tbl>
    <w:p w14:paraId="16973896" w14:textId="77777777" w:rsidR="008D1389" w:rsidRDefault="0021472D" w:rsidP="004A6808">
      <w:pPr>
        <w:ind w:firstLineChars="200" w:firstLine="480"/>
        <w:rPr>
          <w:b/>
          <w:color w:val="FF0000"/>
        </w:rPr>
      </w:pPr>
      <w:r>
        <w:rPr>
          <w:rFonts w:hint="eastAsia"/>
        </w:rPr>
        <w:t>这里，出现</w:t>
      </w:r>
      <w:r>
        <w:rPr>
          <w:rFonts w:hint="eastAsia"/>
        </w:rPr>
        <w:t>update</w:t>
      </w:r>
      <w:r w:rsidR="008D1389">
        <w:rPr>
          <w:rFonts w:hint="eastAsia"/>
        </w:rPr>
        <w:t>数据类型的变量，</w:t>
      </w:r>
      <w:r w:rsidR="008D1389">
        <w:rPr>
          <w:rFonts w:hint="eastAsia"/>
        </w:rPr>
        <w:t>update</w:t>
      </w:r>
      <w:r w:rsidR="008D1389">
        <w:rPr>
          <w:rFonts w:hint="eastAsia"/>
        </w:rPr>
        <w:t>类型包含两个整型的</w:t>
      </w:r>
      <w:r w:rsidR="008D1389">
        <w:rPr>
          <w:rFonts w:hint="eastAsia"/>
        </w:rPr>
        <w:t>value</w:t>
      </w:r>
      <w:r w:rsidR="008D1389">
        <w:rPr>
          <w:rFonts w:hint="eastAsia"/>
        </w:rPr>
        <w:t>和</w:t>
      </w:r>
      <w:r w:rsidR="008D1389">
        <w:rPr>
          <w:rFonts w:hint="eastAsia"/>
        </w:rPr>
        <w:t>flag</w:t>
      </w:r>
      <w:r w:rsidR="008D1389">
        <w:rPr>
          <w:rFonts w:hint="eastAsia"/>
        </w:rPr>
        <w:t>：</w:t>
      </w:r>
      <w:r w:rsidR="008D1389">
        <w:rPr>
          <w:rFonts w:hint="eastAsia"/>
        </w:rPr>
        <w:t>value</w:t>
      </w:r>
      <w:r w:rsidR="008D1389">
        <w:rPr>
          <w:rFonts w:hint="eastAsia"/>
        </w:rPr>
        <w:t>保存位置信息，</w:t>
      </w:r>
      <w:r w:rsidR="008D1389">
        <w:rPr>
          <w:rFonts w:hint="eastAsia"/>
        </w:rPr>
        <w:t>flag</w:t>
      </w:r>
      <w:r w:rsidR="008D1389">
        <w:rPr>
          <w:rFonts w:hint="eastAsia"/>
        </w:rPr>
        <w:t>保存标志位信息。相关设计在章节</w:t>
      </w:r>
      <w:r w:rsidR="008D1389">
        <w:rPr>
          <w:rFonts w:hint="eastAsia"/>
        </w:rPr>
        <w:t>3.1.1.4</w:t>
      </w:r>
      <w:r w:rsidR="008D1389">
        <w:rPr>
          <w:rFonts w:hint="eastAsia"/>
        </w:rPr>
        <w:t>中进行了说明。</w:t>
      </w:r>
    </w:p>
    <w:p w14:paraId="42629015" w14:textId="77777777" w:rsidR="00B25DDF" w:rsidRDefault="00B25DDF" w:rsidP="004A6808">
      <w:pPr>
        <w:ind w:firstLineChars="200" w:firstLine="480"/>
      </w:pPr>
      <w:r>
        <w:rPr>
          <w:rFonts w:hint="eastAsia"/>
        </w:rPr>
        <w:t>其实，</w:t>
      </w:r>
      <w:r>
        <w:rPr>
          <w:rFonts w:hint="eastAsia"/>
        </w:rPr>
        <w:t>DOM</w:t>
      </w:r>
      <w:r>
        <w:rPr>
          <w:rFonts w:hint="eastAsia"/>
        </w:rPr>
        <w:t>类中的方法只是为</w:t>
      </w:r>
      <w:r>
        <w:rPr>
          <w:rFonts w:hint="eastAsia"/>
        </w:rPr>
        <w:t>DefaultHandler</w:t>
      </w:r>
      <w:r w:rsidR="003025BF">
        <w:rPr>
          <w:rFonts w:hint="eastAsia"/>
        </w:rPr>
        <w:t>触发相应事件函数，将</w:t>
      </w:r>
      <w:r w:rsidR="003025BF">
        <w:rPr>
          <w:rFonts w:hint="eastAsia"/>
        </w:rPr>
        <w:t>XML</w:t>
      </w:r>
      <w:r w:rsidR="003025BF">
        <w:rPr>
          <w:rFonts w:hint="eastAsia"/>
        </w:rPr>
        <w:t>文档转化为</w:t>
      </w:r>
      <w:r w:rsidR="003025BF">
        <w:rPr>
          <w:rFonts w:hint="eastAsia"/>
        </w:rPr>
        <w:t>XML DOM</w:t>
      </w:r>
      <w:r w:rsidR="003025BF">
        <w:rPr>
          <w:rFonts w:hint="eastAsia"/>
        </w:rPr>
        <w:t>时访问</w:t>
      </w:r>
      <w:r w:rsidR="003025BF">
        <w:rPr>
          <w:rFonts w:hint="eastAsia"/>
        </w:rPr>
        <w:t>DOM</w:t>
      </w:r>
      <w:r w:rsidR="003025BF">
        <w:rPr>
          <w:rFonts w:hint="eastAsia"/>
        </w:rPr>
        <w:t>提供的接口</w:t>
      </w:r>
      <w:r w:rsidR="00DD724E">
        <w:rPr>
          <w:rFonts w:hint="eastAsia"/>
        </w:rPr>
        <w:t>，这些方法实现起来都非常的通俗易懂，因此</w:t>
      </w:r>
      <w:r w:rsidR="003025BF">
        <w:rPr>
          <w:rFonts w:hint="eastAsia"/>
        </w:rPr>
        <w:t>不多做解释。唯一需要简单说明的就是</w:t>
      </w:r>
      <w:r w:rsidR="003025BF">
        <w:rPr>
          <w:rFonts w:hint="eastAsia"/>
        </w:rPr>
        <w:t>expandDOM</w:t>
      </w:r>
      <w:r w:rsidR="003025BF">
        <w:rPr>
          <w:rFonts w:hint="eastAsia"/>
        </w:rPr>
        <w:t>函数，图</w:t>
      </w:r>
      <w:r w:rsidR="0035448C">
        <w:rPr>
          <w:rFonts w:hint="eastAsia"/>
        </w:rPr>
        <w:t>4-5</w:t>
      </w:r>
      <w:r w:rsidR="003025BF">
        <w:rPr>
          <w:rFonts w:hint="eastAsia"/>
        </w:rPr>
        <w:t>展示了该函数的流程。</w:t>
      </w:r>
      <w:r w:rsidR="008043E3">
        <w:rPr>
          <w:rFonts w:hint="eastAsia"/>
        </w:rPr>
        <w:t>每当存储节点信息时都需要判定正在存储的该子</w:t>
      </w:r>
      <w:r w:rsidR="008043E3">
        <w:rPr>
          <w:rFonts w:hint="eastAsia"/>
        </w:rPr>
        <w:t>DOM</w:t>
      </w:r>
      <w:r w:rsidR="008043E3">
        <w:rPr>
          <w:rFonts w:hint="eastAsia"/>
        </w:rPr>
        <w:t>块是否还有足够的存储空间，如果存储空间不足，就要进行</w:t>
      </w:r>
      <w:r w:rsidR="008043E3">
        <w:rPr>
          <w:rFonts w:hint="eastAsia"/>
        </w:rPr>
        <w:t>expandDOM</w:t>
      </w:r>
      <w:r w:rsidR="008043E3">
        <w:rPr>
          <w:rFonts w:hint="eastAsia"/>
        </w:rPr>
        <w:t>操作。由于</w:t>
      </w:r>
      <w:r w:rsidR="008043E3">
        <w:rPr>
          <w:rFonts w:hint="eastAsia"/>
        </w:rPr>
        <w:t>DOM</w:t>
      </w:r>
      <w:r w:rsidR="008043E3">
        <w:rPr>
          <w:rFonts w:hint="eastAsia"/>
        </w:rPr>
        <w:t>池空间大小固定，由第一块子</w:t>
      </w:r>
      <w:r w:rsidR="008043E3">
        <w:rPr>
          <w:rFonts w:hint="eastAsia"/>
        </w:rPr>
        <w:t>DOM</w:t>
      </w:r>
      <w:r w:rsidR="008043E3">
        <w:rPr>
          <w:rFonts w:hint="eastAsia"/>
        </w:rPr>
        <w:t>向后存储，当最后一块子</w:t>
      </w:r>
      <w:r w:rsidR="008043E3">
        <w:rPr>
          <w:rFonts w:hint="eastAsia"/>
        </w:rPr>
        <w:t>DOM</w:t>
      </w:r>
      <w:r w:rsidR="008043E3">
        <w:rPr>
          <w:rFonts w:hint="eastAsia"/>
        </w:rPr>
        <w:t>存储空间不足时，则继续存入第一个子</w:t>
      </w:r>
      <w:r w:rsidR="008043E3">
        <w:rPr>
          <w:rFonts w:hint="eastAsia"/>
        </w:rPr>
        <w:t>DOM</w:t>
      </w:r>
      <w:r w:rsidR="008043E3">
        <w:rPr>
          <w:rFonts w:hint="eastAsia"/>
        </w:rPr>
        <w:t>中，以此类推，循环往复。</w:t>
      </w:r>
    </w:p>
    <w:p w14:paraId="5A3E5B4E" w14:textId="77777777" w:rsidR="003025BF" w:rsidRDefault="00B229DF" w:rsidP="004A6808">
      <w:pPr>
        <w:ind w:firstLineChars="200" w:firstLine="480"/>
        <w:jc w:val="center"/>
      </w:pPr>
      <w:r>
        <w:object w:dxaOrig="6906" w:dyaOrig="5866" w14:anchorId="290E0506">
          <v:shape id="_x0000_i1043" type="#_x0000_t75" style="width:299.25pt;height:254.25pt" o:ole="">
            <v:imagedata r:id="rId46" o:title=""/>
          </v:shape>
          <o:OLEObject Type="Embed" ProgID="Visio.Drawing.11" ShapeID="_x0000_i1043" DrawAspect="Content" ObjectID="_1524916790" r:id="rId47"/>
        </w:object>
      </w:r>
    </w:p>
    <w:p w14:paraId="2541ABD6" w14:textId="77777777" w:rsidR="00B229DF" w:rsidRPr="003025BF" w:rsidRDefault="00B229DF" w:rsidP="004A6808">
      <w:pPr>
        <w:ind w:firstLineChars="200" w:firstLine="480"/>
        <w:jc w:val="center"/>
      </w:pPr>
      <w:r>
        <w:rPr>
          <w:rFonts w:hint="eastAsia"/>
        </w:rPr>
        <w:t>图</w:t>
      </w:r>
      <w:r w:rsidR="0035448C">
        <w:rPr>
          <w:rFonts w:hint="eastAsia"/>
        </w:rPr>
        <w:t>4-5</w:t>
      </w:r>
      <w:r>
        <w:rPr>
          <w:rFonts w:hint="eastAsia"/>
        </w:rPr>
        <w:t xml:space="preserve"> expandDOM</w:t>
      </w:r>
      <w:r>
        <w:rPr>
          <w:rFonts w:hint="eastAsia"/>
        </w:rPr>
        <w:t>函数流程图</w:t>
      </w:r>
    </w:p>
    <w:p w14:paraId="6369E4D1" w14:textId="77777777" w:rsidR="006A4727" w:rsidRDefault="00B932E3" w:rsidP="0058203F">
      <w:r>
        <w:rPr>
          <w:rFonts w:hint="eastAsia"/>
        </w:rPr>
        <w:t>4.2.1</w:t>
      </w:r>
      <w:r w:rsidR="006A4727">
        <w:rPr>
          <w:rFonts w:hint="eastAsia"/>
        </w:rPr>
        <w:t>.2 Handler</w:t>
      </w:r>
    </w:p>
    <w:p w14:paraId="707C08FA" w14:textId="77777777" w:rsidR="008F2279" w:rsidRDefault="008F2279" w:rsidP="004A6808">
      <w:pPr>
        <w:ind w:firstLineChars="200" w:firstLine="480"/>
      </w:pPr>
      <w:r>
        <w:rPr>
          <w:rFonts w:hint="eastAsia"/>
        </w:rPr>
        <w:t>介绍了</w:t>
      </w:r>
      <w:r>
        <w:rPr>
          <w:rFonts w:hint="eastAsia"/>
        </w:rPr>
        <w:t>DOM</w:t>
      </w:r>
      <w:r>
        <w:rPr>
          <w:rFonts w:hint="eastAsia"/>
        </w:rPr>
        <w:t>类的构建，下面对于</w:t>
      </w:r>
      <w:r>
        <w:rPr>
          <w:rFonts w:hint="eastAsia"/>
        </w:rPr>
        <w:t>DefaultHandler</w:t>
      </w:r>
      <w:r>
        <w:rPr>
          <w:rFonts w:hint="eastAsia"/>
        </w:rPr>
        <w:t>是如何触发事件函数的过程进行说明。章节</w:t>
      </w:r>
      <w:r>
        <w:rPr>
          <w:rFonts w:hint="eastAsia"/>
        </w:rPr>
        <w:t>2.2.3</w:t>
      </w:r>
      <w:r>
        <w:rPr>
          <w:rFonts w:hint="eastAsia"/>
        </w:rPr>
        <w:t>中已经提到，想要实现事件触发函数需要通过</w:t>
      </w:r>
      <w:r>
        <w:rPr>
          <w:rFonts w:hint="eastAsia"/>
        </w:rPr>
        <w:t>ContentHandler</w:t>
      </w:r>
      <w:r>
        <w:rPr>
          <w:rFonts w:hint="eastAsia"/>
        </w:rPr>
        <w:t>接口，而</w:t>
      </w:r>
      <w:r>
        <w:rPr>
          <w:rFonts w:hint="eastAsia"/>
        </w:rPr>
        <w:t>ContentHandler</w:t>
      </w:r>
      <w:r>
        <w:rPr>
          <w:rFonts w:hint="eastAsia"/>
        </w:rPr>
        <w:t>接口需要通过</w:t>
      </w:r>
      <w:r>
        <w:rPr>
          <w:rFonts w:hint="eastAsia"/>
        </w:rPr>
        <w:t>DefaultHandler</w:t>
      </w:r>
      <w:r>
        <w:rPr>
          <w:rFonts w:hint="eastAsia"/>
        </w:rPr>
        <w:t>类实现。因此，为了实现事件触发函数并且生成顺序存储的</w:t>
      </w:r>
      <w:r>
        <w:rPr>
          <w:rFonts w:hint="eastAsia"/>
        </w:rPr>
        <w:t>XML DOM</w:t>
      </w:r>
      <w:r>
        <w:rPr>
          <w:rFonts w:hint="eastAsia"/>
        </w:rPr>
        <w:t>，需要创建</w:t>
      </w:r>
      <w:r>
        <w:rPr>
          <w:rFonts w:hint="eastAsia"/>
        </w:rPr>
        <w:t>MySAX2Handler</w:t>
      </w:r>
      <w:r>
        <w:rPr>
          <w:rFonts w:hint="eastAsia"/>
        </w:rPr>
        <w:t>类来重写事件触发函数，通过该类继承</w:t>
      </w:r>
      <w:r>
        <w:rPr>
          <w:rFonts w:hint="eastAsia"/>
        </w:rPr>
        <w:t>DefaultHandler</w:t>
      </w:r>
      <w:r>
        <w:rPr>
          <w:rFonts w:hint="eastAsia"/>
        </w:rPr>
        <w:t>中的方法</w:t>
      </w:r>
      <w:r w:rsidR="00492F60">
        <w:rPr>
          <w:rFonts w:hint="eastAsia"/>
        </w:rPr>
        <w:t>，关系如图</w:t>
      </w:r>
      <w:r w:rsidR="0035448C">
        <w:rPr>
          <w:rFonts w:hint="eastAsia"/>
        </w:rPr>
        <w:t>4-6</w:t>
      </w:r>
      <w:r w:rsidR="00492F60">
        <w:rPr>
          <w:rFonts w:hint="eastAsia"/>
        </w:rPr>
        <w:t>所示。</w:t>
      </w:r>
    </w:p>
    <w:p w14:paraId="617163F7" w14:textId="77777777" w:rsidR="00BC5EDB" w:rsidRDefault="00FC6326" w:rsidP="004A6808">
      <w:pPr>
        <w:ind w:firstLineChars="200" w:firstLine="480"/>
        <w:jc w:val="center"/>
      </w:pPr>
      <w:r>
        <w:object w:dxaOrig="7908" w:dyaOrig="5703" w14:anchorId="19E3723A">
          <v:shape id="_x0000_i1044" type="#_x0000_t75" style="width:369pt;height:266.25pt" o:ole="">
            <v:imagedata r:id="rId48" o:title=""/>
          </v:shape>
          <o:OLEObject Type="Embed" ProgID="Visio.Drawing.11" ShapeID="_x0000_i1044" DrawAspect="Content" ObjectID="_1524916791" r:id="rId49"/>
        </w:object>
      </w:r>
    </w:p>
    <w:p w14:paraId="5614F264" w14:textId="77777777" w:rsidR="00727945" w:rsidRDefault="00C622CA" w:rsidP="00C622CA">
      <w:pPr>
        <w:jc w:val="center"/>
      </w:pPr>
      <w:r>
        <w:rPr>
          <w:rFonts w:hint="eastAsia"/>
        </w:rPr>
        <w:t>图</w:t>
      </w:r>
      <w:r w:rsidR="0035448C">
        <w:rPr>
          <w:rFonts w:hint="eastAsia"/>
        </w:rPr>
        <w:t>4-6</w:t>
      </w:r>
      <w:r>
        <w:rPr>
          <w:rFonts w:hint="eastAsia"/>
        </w:rPr>
        <w:t xml:space="preserve"> DefaultHandler</w:t>
      </w:r>
      <w:r>
        <w:rPr>
          <w:rFonts w:hint="eastAsia"/>
        </w:rPr>
        <w:t>与</w:t>
      </w:r>
      <w:r>
        <w:rPr>
          <w:rFonts w:hint="eastAsia"/>
        </w:rPr>
        <w:t>MySAX2Handler</w:t>
      </w:r>
      <w:r>
        <w:rPr>
          <w:rFonts w:hint="eastAsia"/>
        </w:rPr>
        <w:t>类图与关系图</w:t>
      </w:r>
    </w:p>
    <w:p w14:paraId="7CA3C33C" w14:textId="77777777" w:rsidR="00091F7F" w:rsidRDefault="00042D81" w:rsidP="004A6808">
      <w:pPr>
        <w:ind w:firstLineChars="200" w:firstLine="480"/>
      </w:pPr>
      <w:r>
        <w:rPr>
          <w:rFonts w:hint="eastAsia"/>
        </w:rPr>
        <w:t>可以看出</w:t>
      </w:r>
      <w:r>
        <w:rPr>
          <w:rFonts w:hint="eastAsia"/>
        </w:rPr>
        <w:t>MySAX2Handler</w:t>
      </w:r>
      <w:r>
        <w:rPr>
          <w:rFonts w:hint="eastAsia"/>
        </w:rPr>
        <w:t>中的各个事件触发函数与</w:t>
      </w:r>
      <w:r>
        <w:rPr>
          <w:rFonts w:hint="eastAsia"/>
        </w:rPr>
        <w:t>XML</w:t>
      </w:r>
      <w:r>
        <w:rPr>
          <w:rFonts w:hint="eastAsia"/>
        </w:rPr>
        <w:t>文档中的各种标签是一一对应的。例如：当扫描到</w:t>
      </w:r>
      <w:r>
        <w:rPr>
          <w:rFonts w:hint="eastAsia"/>
        </w:rPr>
        <w:t>XML</w:t>
      </w:r>
      <w:r>
        <w:rPr>
          <w:rFonts w:hint="eastAsia"/>
        </w:rPr>
        <w:t>文档中的</w:t>
      </w:r>
      <w:r>
        <w:rPr>
          <w:rFonts w:hint="eastAsia"/>
        </w:rPr>
        <w:t>&lt;book&gt;</w:t>
      </w:r>
      <w:r>
        <w:rPr>
          <w:rFonts w:hint="eastAsia"/>
        </w:rPr>
        <w:t>标签时，便会触发</w:t>
      </w:r>
      <w:r>
        <w:rPr>
          <w:rFonts w:hint="eastAsia"/>
        </w:rPr>
        <w:t>startElement</w:t>
      </w:r>
      <w:r>
        <w:rPr>
          <w:rFonts w:hint="eastAsia"/>
        </w:rPr>
        <w:t>事件，调用</w:t>
      </w:r>
      <w:r>
        <w:rPr>
          <w:rFonts w:hint="eastAsia"/>
        </w:rPr>
        <w:t>MySAX2Handler</w:t>
      </w:r>
      <w:r>
        <w:rPr>
          <w:rFonts w:hint="eastAsia"/>
        </w:rPr>
        <w:t>中的</w:t>
      </w:r>
      <w:r>
        <w:rPr>
          <w:rFonts w:hint="eastAsia"/>
        </w:rPr>
        <w:t>startElement</w:t>
      </w:r>
      <w:r>
        <w:rPr>
          <w:rFonts w:hint="eastAsia"/>
        </w:rPr>
        <w:t>函数进行处理。因此，想要保存各个类型的节点信息，只需在扫描该节点标签时获取该节点的各种信息，例如：属性个数，节点类型，节点名称等，将这些信息保存在相应位置。</w:t>
      </w:r>
      <w:r w:rsidR="00BF4AEB">
        <w:rPr>
          <w:rFonts w:hint="eastAsia"/>
        </w:rPr>
        <w:t>存储规则在章节</w:t>
      </w:r>
      <w:r w:rsidR="00BF4AEB">
        <w:rPr>
          <w:rFonts w:hint="eastAsia"/>
        </w:rPr>
        <w:t>3.1.1</w:t>
      </w:r>
      <w:r w:rsidR="00BF4AEB">
        <w:rPr>
          <w:rFonts w:hint="eastAsia"/>
        </w:rPr>
        <w:t>中已详细介绍。</w:t>
      </w:r>
      <w:r>
        <w:rPr>
          <w:rFonts w:hint="eastAsia"/>
        </w:rPr>
        <w:t>但是节点的父亲，后继兄弟以及第一个孩子的位置是无法立刻得知的。很容易理解，扫描</w:t>
      </w:r>
      <w:r w:rsidR="00182EE0">
        <w:rPr>
          <w:rFonts w:hint="eastAsia"/>
        </w:rPr>
        <w:t>该节点时只能获取该节点的相关信息，无法得知它与其前后节点的关系。此时，需要将其保存父节点位置，后继兄弟节点位置以及第一个孩子位置信息的空间留出，等待扫描到后续节点时便可回填这些信息了。</w:t>
      </w:r>
    </w:p>
    <w:p w14:paraId="3185DDFE" w14:textId="77777777" w:rsidR="006C65C7" w:rsidRDefault="00DD0D11" w:rsidP="00776762">
      <w:r>
        <w:object w:dxaOrig="11318" w:dyaOrig="5127" w14:anchorId="45A1D3A4">
          <v:shape id="_x0000_i1045" type="#_x0000_t75" style="width:415.5pt;height:188.25pt" o:ole="">
            <v:imagedata r:id="rId50" o:title=""/>
          </v:shape>
          <o:OLEObject Type="Embed" ProgID="Visio.Drawing.11" ShapeID="_x0000_i1045" DrawAspect="Content" ObjectID="_1524916792" r:id="rId51"/>
        </w:object>
      </w:r>
    </w:p>
    <w:p w14:paraId="77A22339" w14:textId="77777777" w:rsidR="00DD0D11" w:rsidRDefault="00DD0D11" w:rsidP="00DD0D11">
      <w:pPr>
        <w:jc w:val="center"/>
      </w:pPr>
      <w:r>
        <w:rPr>
          <w:rFonts w:hint="eastAsia"/>
        </w:rPr>
        <w:t>图</w:t>
      </w:r>
      <w:r w:rsidR="0035448C">
        <w:rPr>
          <w:rFonts w:hint="eastAsia"/>
        </w:rPr>
        <w:t>4-7</w:t>
      </w:r>
      <w:r>
        <w:rPr>
          <w:rFonts w:hint="eastAsia"/>
        </w:rPr>
        <w:t xml:space="preserve"> </w:t>
      </w:r>
      <w:r>
        <w:rPr>
          <w:rFonts w:hint="eastAsia"/>
        </w:rPr>
        <w:t>处理算法举例和主要栈的栈中状态图</w:t>
      </w:r>
    </w:p>
    <w:p w14:paraId="222E4CA0" w14:textId="77777777" w:rsidR="00776762" w:rsidRDefault="00B51F96" w:rsidP="004A6808">
      <w:pPr>
        <w:ind w:firstLineChars="200" w:firstLine="480"/>
      </w:pPr>
      <w:r>
        <w:rPr>
          <w:rFonts w:hint="eastAsia"/>
        </w:rPr>
        <w:t>如图</w:t>
      </w:r>
      <w:r w:rsidR="0035448C">
        <w:rPr>
          <w:rFonts w:hint="eastAsia"/>
        </w:rPr>
        <w:t>4-7</w:t>
      </w:r>
      <w:r>
        <w:rPr>
          <w:rFonts w:hint="eastAsia"/>
        </w:rPr>
        <w:t>所示，给出在触发不同的标签时</w:t>
      </w:r>
      <w:r>
        <w:rPr>
          <w:rFonts w:hint="eastAsia"/>
        </w:rPr>
        <w:t>MySAX2Handler</w:t>
      </w:r>
      <w:r>
        <w:rPr>
          <w:rFonts w:hint="eastAsia"/>
        </w:rPr>
        <w:t>类中主要操作的栈和队列的状态。表</w:t>
      </w:r>
      <w:r>
        <w:rPr>
          <w:rFonts w:hint="eastAsia"/>
        </w:rPr>
        <w:t>4-2</w:t>
      </w:r>
      <w:r w:rsidR="002415B3">
        <w:rPr>
          <w:rFonts w:hint="eastAsia"/>
        </w:rPr>
        <w:t>给出了它们</w:t>
      </w:r>
      <w:r>
        <w:rPr>
          <w:rFonts w:hint="eastAsia"/>
        </w:rPr>
        <w:t>所存储的数据类型以及作用。</w:t>
      </w:r>
    </w:p>
    <w:p w14:paraId="653E66F8" w14:textId="77777777" w:rsidR="002415B3" w:rsidRDefault="002415B3" w:rsidP="002415B3">
      <w:pPr>
        <w:jc w:val="center"/>
      </w:pPr>
      <w:r>
        <w:rPr>
          <w:rFonts w:hint="eastAsia"/>
        </w:rPr>
        <w:t>表</w:t>
      </w:r>
      <w:r>
        <w:rPr>
          <w:rFonts w:hint="eastAsia"/>
        </w:rPr>
        <w:t xml:space="preserve">4-2 </w:t>
      </w:r>
      <w:r>
        <w:rPr>
          <w:rFonts w:hint="eastAsia"/>
        </w:rPr>
        <w:t>主要栈的数据类型及作用</w:t>
      </w:r>
    </w:p>
    <w:tbl>
      <w:tblPr>
        <w:tblStyle w:val="a6"/>
        <w:tblW w:w="0" w:type="auto"/>
        <w:tblInd w:w="534" w:type="dxa"/>
        <w:tblLook w:val="04A0" w:firstRow="1" w:lastRow="0" w:firstColumn="1" w:lastColumn="0" w:noHBand="0" w:noVBand="1"/>
      </w:tblPr>
      <w:tblGrid>
        <w:gridCol w:w="2306"/>
        <w:gridCol w:w="1379"/>
        <w:gridCol w:w="3827"/>
      </w:tblGrid>
      <w:tr w:rsidR="00B51F96" w14:paraId="6E552411" w14:textId="77777777" w:rsidTr="002415B3">
        <w:tc>
          <w:tcPr>
            <w:tcW w:w="2306" w:type="dxa"/>
          </w:tcPr>
          <w:p w14:paraId="260137EC" w14:textId="77777777" w:rsidR="00B51F96" w:rsidRDefault="002415B3" w:rsidP="002415B3">
            <w:pPr>
              <w:jc w:val="center"/>
            </w:pPr>
            <w:r>
              <w:rPr>
                <w:rFonts w:hint="eastAsia"/>
              </w:rPr>
              <w:t>栈</w:t>
            </w:r>
            <w:r>
              <w:rPr>
                <w:rFonts w:hint="eastAsia"/>
              </w:rPr>
              <w:t>/</w:t>
            </w:r>
            <w:r>
              <w:rPr>
                <w:rFonts w:hint="eastAsia"/>
              </w:rPr>
              <w:t>队列</w:t>
            </w:r>
          </w:p>
        </w:tc>
        <w:tc>
          <w:tcPr>
            <w:tcW w:w="1379" w:type="dxa"/>
          </w:tcPr>
          <w:p w14:paraId="17CB2DEE" w14:textId="77777777" w:rsidR="00B51F96" w:rsidRDefault="002415B3" w:rsidP="002415B3">
            <w:pPr>
              <w:jc w:val="center"/>
            </w:pPr>
            <w:r>
              <w:rPr>
                <w:rFonts w:hint="eastAsia"/>
              </w:rPr>
              <w:t>数据类型</w:t>
            </w:r>
          </w:p>
        </w:tc>
        <w:tc>
          <w:tcPr>
            <w:tcW w:w="3827" w:type="dxa"/>
          </w:tcPr>
          <w:p w14:paraId="68ADCB17" w14:textId="77777777" w:rsidR="00B51F96" w:rsidRDefault="002415B3" w:rsidP="002415B3">
            <w:pPr>
              <w:jc w:val="center"/>
            </w:pPr>
            <w:r>
              <w:rPr>
                <w:rFonts w:hint="eastAsia"/>
              </w:rPr>
              <w:t>作用</w:t>
            </w:r>
          </w:p>
        </w:tc>
      </w:tr>
      <w:tr w:rsidR="00B51F96" w14:paraId="0FA7B2CF" w14:textId="77777777" w:rsidTr="002415B3">
        <w:tc>
          <w:tcPr>
            <w:tcW w:w="2306" w:type="dxa"/>
          </w:tcPr>
          <w:p w14:paraId="5355A3E6" w14:textId="77777777" w:rsidR="00B51F96" w:rsidRDefault="002415B3" w:rsidP="002415B3">
            <w:pPr>
              <w:jc w:val="center"/>
            </w:pPr>
            <w:r>
              <w:rPr>
                <w:rFonts w:hint="eastAsia"/>
              </w:rPr>
              <w:t>栈</w:t>
            </w:r>
            <w:r>
              <w:rPr>
                <w:rFonts w:hint="eastAsia"/>
              </w:rPr>
              <w:t>labelMatch</w:t>
            </w:r>
          </w:p>
        </w:tc>
        <w:tc>
          <w:tcPr>
            <w:tcW w:w="1379" w:type="dxa"/>
          </w:tcPr>
          <w:p w14:paraId="177D94FC" w14:textId="77777777" w:rsidR="00B51F96" w:rsidRDefault="002415B3" w:rsidP="002415B3">
            <w:pPr>
              <w:jc w:val="center"/>
            </w:pPr>
            <w:r>
              <w:rPr>
                <w:rFonts w:hint="eastAsia"/>
              </w:rPr>
              <w:t>string</w:t>
            </w:r>
          </w:p>
        </w:tc>
        <w:tc>
          <w:tcPr>
            <w:tcW w:w="3827" w:type="dxa"/>
          </w:tcPr>
          <w:p w14:paraId="47C946A3" w14:textId="77777777" w:rsidR="00B51F96" w:rsidRDefault="002415B3" w:rsidP="002415B3">
            <w:pPr>
              <w:jc w:val="center"/>
            </w:pPr>
            <w:r>
              <w:rPr>
                <w:rFonts w:hint="eastAsia"/>
              </w:rPr>
              <w:t>开闭标签匹配</w:t>
            </w:r>
          </w:p>
        </w:tc>
      </w:tr>
      <w:tr w:rsidR="00B51F96" w14:paraId="13FE8410" w14:textId="77777777" w:rsidTr="002415B3">
        <w:tc>
          <w:tcPr>
            <w:tcW w:w="2306" w:type="dxa"/>
          </w:tcPr>
          <w:p w14:paraId="2F836FA4" w14:textId="77777777" w:rsidR="00B51F96" w:rsidRDefault="002415B3" w:rsidP="002415B3">
            <w:pPr>
              <w:jc w:val="center"/>
            </w:pPr>
            <w:r>
              <w:rPr>
                <w:rFonts w:hint="eastAsia"/>
              </w:rPr>
              <w:t>队列</w:t>
            </w:r>
            <w:r>
              <w:rPr>
                <w:rFonts w:hint="eastAsia"/>
              </w:rPr>
              <w:t>rootChild</w:t>
            </w:r>
          </w:p>
        </w:tc>
        <w:tc>
          <w:tcPr>
            <w:tcW w:w="1379" w:type="dxa"/>
          </w:tcPr>
          <w:p w14:paraId="605EA225" w14:textId="77777777" w:rsidR="00B51F96" w:rsidRDefault="002415B3" w:rsidP="002415B3">
            <w:pPr>
              <w:jc w:val="center"/>
            </w:pPr>
            <w:r>
              <w:rPr>
                <w:rFonts w:hint="eastAsia"/>
              </w:rPr>
              <w:t>update</w:t>
            </w:r>
          </w:p>
        </w:tc>
        <w:tc>
          <w:tcPr>
            <w:tcW w:w="3827" w:type="dxa"/>
          </w:tcPr>
          <w:p w14:paraId="297F4ECB" w14:textId="77777777" w:rsidR="00B51F96" w:rsidRDefault="002415B3" w:rsidP="002415B3">
            <w:pPr>
              <w:jc w:val="center"/>
            </w:pPr>
            <w:r>
              <w:rPr>
                <w:rFonts w:hint="eastAsia"/>
              </w:rPr>
              <w:t>保存根节点的孩子</w:t>
            </w:r>
          </w:p>
        </w:tc>
      </w:tr>
      <w:tr w:rsidR="00B51F96" w14:paraId="1042844C" w14:textId="77777777" w:rsidTr="002415B3">
        <w:tc>
          <w:tcPr>
            <w:tcW w:w="2306" w:type="dxa"/>
          </w:tcPr>
          <w:p w14:paraId="261D03C6" w14:textId="77777777" w:rsidR="00B51F96" w:rsidRDefault="002415B3" w:rsidP="002415B3">
            <w:pPr>
              <w:jc w:val="center"/>
            </w:pPr>
            <w:r>
              <w:rPr>
                <w:rFonts w:hint="eastAsia"/>
              </w:rPr>
              <w:t>栈</w:t>
            </w:r>
            <w:r>
              <w:rPr>
                <w:rFonts w:hint="eastAsia"/>
              </w:rPr>
              <w:t>positionStack</w:t>
            </w:r>
          </w:p>
        </w:tc>
        <w:tc>
          <w:tcPr>
            <w:tcW w:w="1379" w:type="dxa"/>
          </w:tcPr>
          <w:p w14:paraId="422691FB" w14:textId="77777777" w:rsidR="00B51F96" w:rsidRDefault="002415B3" w:rsidP="002415B3">
            <w:pPr>
              <w:jc w:val="center"/>
            </w:pPr>
            <w:r>
              <w:rPr>
                <w:rFonts w:hint="eastAsia"/>
              </w:rPr>
              <w:t>upadate</w:t>
            </w:r>
          </w:p>
        </w:tc>
        <w:tc>
          <w:tcPr>
            <w:tcW w:w="3827" w:type="dxa"/>
          </w:tcPr>
          <w:p w14:paraId="5CBB15DC" w14:textId="77777777" w:rsidR="00B51F96" w:rsidRDefault="002415B3" w:rsidP="002415B3">
            <w:pPr>
              <w:jc w:val="center"/>
            </w:pPr>
            <w:r>
              <w:rPr>
                <w:rFonts w:hint="eastAsia"/>
              </w:rPr>
              <w:t>保存节点特征码位置</w:t>
            </w:r>
          </w:p>
        </w:tc>
      </w:tr>
      <w:tr w:rsidR="00B51F96" w14:paraId="33A5513E" w14:textId="77777777" w:rsidTr="002415B3">
        <w:tc>
          <w:tcPr>
            <w:tcW w:w="2306" w:type="dxa"/>
          </w:tcPr>
          <w:p w14:paraId="62DA163F" w14:textId="77777777" w:rsidR="00B51F96" w:rsidRDefault="002415B3" w:rsidP="002415B3">
            <w:pPr>
              <w:jc w:val="center"/>
            </w:pPr>
            <w:r>
              <w:rPr>
                <w:rFonts w:hint="eastAsia"/>
              </w:rPr>
              <w:t>栈</w:t>
            </w:r>
            <w:r>
              <w:rPr>
                <w:rFonts w:hint="eastAsia"/>
              </w:rPr>
              <w:t>judgeStack</w:t>
            </w:r>
          </w:p>
        </w:tc>
        <w:tc>
          <w:tcPr>
            <w:tcW w:w="1379" w:type="dxa"/>
          </w:tcPr>
          <w:p w14:paraId="63946965" w14:textId="77777777" w:rsidR="00B51F96" w:rsidRDefault="002415B3" w:rsidP="002415B3">
            <w:pPr>
              <w:jc w:val="center"/>
            </w:pPr>
            <w:r>
              <w:rPr>
                <w:rFonts w:hint="eastAsia"/>
              </w:rPr>
              <w:t>bool</w:t>
            </w:r>
          </w:p>
        </w:tc>
        <w:tc>
          <w:tcPr>
            <w:tcW w:w="3827" w:type="dxa"/>
          </w:tcPr>
          <w:p w14:paraId="4F9C20DB" w14:textId="77777777" w:rsidR="00B51F96" w:rsidRDefault="002415B3" w:rsidP="002415B3">
            <w:pPr>
              <w:jc w:val="center"/>
            </w:pPr>
            <w:r>
              <w:rPr>
                <w:rFonts w:hint="eastAsia"/>
              </w:rPr>
              <w:t>判断节点是否出栈，帮助判断父兄关系</w:t>
            </w:r>
          </w:p>
        </w:tc>
      </w:tr>
    </w:tbl>
    <w:p w14:paraId="682A8FA3" w14:textId="77777777" w:rsidR="00482D54" w:rsidRPr="00B51F96" w:rsidRDefault="00023F41" w:rsidP="004A6808">
      <w:pPr>
        <w:ind w:firstLineChars="200" w:firstLine="480"/>
      </w:pPr>
      <w:r>
        <w:rPr>
          <w:rFonts w:hint="eastAsia"/>
        </w:rPr>
        <w:t>通过</w:t>
      </w:r>
      <w:r>
        <w:rPr>
          <w:rFonts w:hint="eastAsia"/>
        </w:rPr>
        <w:t>labelMatch</w:t>
      </w:r>
      <w:r>
        <w:rPr>
          <w:rFonts w:hint="eastAsia"/>
        </w:rPr>
        <w:t>栈进行标签匹配可以帮助</w:t>
      </w:r>
      <w:r>
        <w:rPr>
          <w:rFonts w:hint="eastAsia"/>
        </w:rPr>
        <w:t>rootChild</w:t>
      </w:r>
      <w:r>
        <w:rPr>
          <w:rFonts w:hint="eastAsia"/>
        </w:rPr>
        <w:t>队列保存根节点的每一个孩子位置。另外，</w:t>
      </w:r>
      <w:r>
        <w:rPr>
          <w:rFonts w:hint="eastAsia"/>
        </w:rPr>
        <w:t>positionStack</w:t>
      </w:r>
      <w:r>
        <w:rPr>
          <w:rFonts w:hint="eastAsia"/>
        </w:rPr>
        <w:t>和</w:t>
      </w:r>
      <w:r>
        <w:rPr>
          <w:rFonts w:hint="eastAsia"/>
        </w:rPr>
        <w:t>judgeStack</w:t>
      </w:r>
      <w:r>
        <w:rPr>
          <w:rFonts w:hint="eastAsia"/>
        </w:rPr>
        <w:t>两个栈是同时进行入栈出栈的。它们的协作规则是：每</w:t>
      </w:r>
      <w:r w:rsidR="009C39CE">
        <w:rPr>
          <w:rFonts w:hint="eastAsia"/>
        </w:rPr>
        <w:t>当</w:t>
      </w:r>
      <w:r>
        <w:rPr>
          <w:rFonts w:hint="eastAsia"/>
        </w:rPr>
        <w:t>遇到元素开始标签时，将该元素节点的位置压入位置栈，判断栈压入</w:t>
      </w:r>
      <w:r>
        <w:rPr>
          <w:rFonts w:hint="eastAsia"/>
        </w:rPr>
        <w:t>0</w:t>
      </w:r>
      <w:r>
        <w:rPr>
          <w:rFonts w:hint="eastAsia"/>
        </w:rPr>
        <w:t>即未访问状态；每</w:t>
      </w:r>
      <w:r w:rsidR="009C39CE">
        <w:rPr>
          <w:rFonts w:hint="eastAsia"/>
        </w:rPr>
        <w:t>当</w:t>
      </w:r>
      <w:r w:rsidR="00482D54">
        <w:rPr>
          <w:rFonts w:hint="eastAsia"/>
        </w:rPr>
        <w:t>遇到文本标签</w:t>
      </w:r>
      <w:r>
        <w:rPr>
          <w:rFonts w:hint="eastAsia"/>
        </w:rPr>
        <w:t>时，将该文本节点的位置压入位置栈，判断栈压入</w:t>
      </w:r>
      <w:r>
        <w:rPr>
          <w:rFonts w:hint="eastAsia"/>
        </w:rPr>
        <w:t>1</w:t>
      </w:r>
      <w:r>
        <w:rPr>
          <w:rFonts w:hint="eastAsia"/>
        </w:rPr>
        <w:t>即已访问状态；</w:t>
      </w:r>
      <w:r w:rsidR="009C39CE">
        <w:rPr>
          <w:rFonts w:hint="eastAsia"/>
        </w:rPr>
        <w:t>每当遇到元素结束标签时，位置栈和判断栈同时出栈至判断栈栈顶为</w:t>
      </w:r>
      <w:r w:rsidR="009C39CE">
        <w:rPr>
          <w:rFonts w:hint="eastAsia"/>
        </w:rPr>
        <w:t>0</w:t>
      </w:r>
      <w:r w:rsidR="009C39CE">
        <w:rPr>
          <w:rFonts w:hint="eastAsia"/>
        </w:rPr>
        <w:t>，出栈元素即为栈顶元素的孩子，且出栈元素之间互为兄弟，出栈同时设置出栈元素的兄弟关系和栈顶元素的第一个孩子位置，出栈完毕后，设置判断栈栈顶为</w:t>
      </w:r>
      <w:r w:rsidR="009C39CE">
        <w:rPr>
          <w:rFonts w:hint="eastAsia"/>
        </w:rPr>
        <w:t>1</w:t>
      </w:r>
      <w:r w:rsidR="009C39CE">
        <w:rPr>
          <w:rFonts w:hint="eastAsia"/>
        </w:rPr>
        <w:t>。</w:t>
      </w:r>
    </w:p>
    <w:p w14:paraId="43D5516E" w14:textId="77777777" w:rsidR="00DB5D7C" w:rsidRDefault="00482D54" w:rsidP="004A6808">
      <w:pPr>
        <w:ind w:firstLineChars="200" w:firstLine="480"/>
      </w:pPr>
      <w:r>
        <w:rPr>
          <w:rFonts w:hint="eastAsia"/>
        </w:rPr>
        <w:t>综上所述，通过触发不同的</w:t>
      </w:r>
      <w:r>
        <w:rPr>
          <w:rFonts w:hint="eastAsia"/>
        </w:rPr>
        <w:t>XML</w:t>
      </w:r>
      <w:r>
        <w:rPr>
          <w:rFonts w:hint="eastAsia"/>
        </w:rPr>
        <w:t>文档标签，调用不同的事件触发函数，进行不同的栈操作来实现</w:t>
      </w:r>
      <w:r>
        <w:rPr>
          <w:rFonts w:hint="eastAsia"/>
        </w:rPr>
        <w:t>XML DOM</w:t>
      </w:r>
      <w:r>
        <w:rPr>
          <w:rFonts w:hint="eastAsia"/>
        </w:rPr>
        <w:t>的生成。</w:t>
      </w:r>
      <w:r w:rsidR="00D42780">
        <w:rPr>
          <w:rFonts w:hint="eastAsia"/>
        </w:rPr>
        <w:t>下面对于各个触发事件函数的实现</w:t>
      </w:r>
      <w:r w:rsidR="00D42780">
        <w:rPr>
          <w:rFonts w:hint="eastAsia"/>
        </w:rPr>
        <w:lastRenderedPageBreak/>
        <w:t>进行详细说明。</w:t>
      </w:r>
    </w:p>
    <w:p w14:paraId="69A1D468" w14:textId="77777777" w:rsidR="00D42780" w:rsidRDefault="00071B50" w:rsidP="00071B50">
      <w:pPr>
        <w:pStyle w:val="a3"/>
        <w:numPr>
          <w:ilvl w:val="0"/>
          <w:numId w:val="21"/>
        </w:numPr>
        <w:ind w:firstLineChars="0"/>
      </w:pPr>
      <w:r>
        <w:rPr>
          <w:rFonts w:hint="eastAsia"/>
        </w:rPr>
        <w:t>startDocument</w:t>
      </w:r>
      <w:r>
        <w:rPr>
          <w:rFonts w:hint="eastAsia"/>
        </w:rPr>
        <w:t>文档开始事件</w:t>
      </w:r>
    </w:p>
    <w:p w14:paraId="005E85C2" w14:textId="77777777" w:rsidR="00B61CD6" w:rsidRPr="00D42780" w:rsidRDefault="00B61CD6" w:rsidP="00B61CD6">
      <w:pPr>
        <w:jc w:val="center"/>
      </w:pPr>
      <w:r>
        <w:rPr>
          <w:rFonts w:hint="eastAsia"/>
        </w:rPr>
        <w:t>表</w:t>
      </w:r>
      <w:r w:rsidR="00852323">
        <w:rPr>
          <w:rFonts w:hint="eastAsia"/>
        </w:rPr>
        <w:t>4-3</w:t>
      </w:r>
      <w:r>
        <w:rPr>
          <w:rFonts w:hint="eastAsia"/>
        </w:rPr>
        <w:t xml:space="preserve"> </w:t>
      </w:r>
      <w:r>
        <w:rPr>
          <w:rFonts w:hint="eastAsia"/>
        </w:rPr>
        <w:t>文档开始事件函数</w:t>
      </w:r>
    </w:p>
    <w:tbl>
      <w:tblPr>
        <w:tblStyle w:val="a6"/>
        <w:tblW w:w="0" w:type="auto"/>
        <w:tblInd w:w="534" w:type="dxa"/>
        <w:tblLook w:val="04A0" w:firstRow="1" w:lastRow="0" w:firstColumn="1" w:lastColumn="0" w:noHBand="0" w:noVBand="1"/>
      </w:tblPr>
      <w:tblGrid>
        <w:gridCol w:w="2306"/>
        <w:gridCol w:w="2841"/>
        <w:gridCol w:w="2365"/>
      </w:tblGrid>
      <w:tr w:rsidR="00B61CD6" w14:paraId="5F892B1F" w14:textId="77777777" w:rsidTr="00B61CD6">
        <w:tc>
          <w:tcPr>
            <w:tcW w:w="2306" w:type="dxa"/>
          </w:tcPr>
          <w:p w14:paraId="453E0D23" w14:textId="77777777" w:rsidR="00B61CD6" w:rsidRDefault="00B61CD6" w:rsidP="00F42F0A">
            <w:pPr>
              <w:jc w:val="center"/>
            </w:pPr>
            <w:r>
              <w:rPr>
                <w:rFonts w:hint="eastAsia"/>
              </w:rPr>
              <w:t>函数</w:t>
            </w:r>
          </w:p>
        </w:tc>
        <w:tc>
          <w:tcPr>
            <w:tcW w:w="2841" w:type="dxa"/>
          </w:tcPr>
          <w:p w14:paraId="788AD141" w14:textId="77777777" w:rsidR="00B61CD6" w:rsidRDefault="00B61CD6" w:rsidP="00F42F0A">
            <w:pPr>
              <w:jc w:val="center"/>
            </w:pPr>
            <w:r>
              <w:rPr>
                <w:rFonts w:hint="eastAsia"/>
              </w:rPr>
              <w:t>参数</w:t>
            </w:r>
          </w:p>
        </w:tc>
        <w:tc>
          <w:tcPr>
            <w:tcW w:w="2365" w:type="dxa"/>
          </w:tcPr>
          <w:p w14:paraId="008A952A" w14:textId="77777777" w:rsidR="00B61CD6" w:rsidRDefault="00B61CD6" w:rsidP="00F42F0A">
            <w:pPr>
              <w:jc w:val="center"/>
            </w:pPr>
            <w:r>
              <w:rPr>
                <w:rFonts w:hint="eastAsia"/>
              </w:rPr>
              <w:t>返回值</w:t>
            </w:r>
          </w:p>
        </w:tc>
      </w:tr>
      <w:tr w:rsidR="00B61CD6" w14:paraId="1821048B" w14:textId="77777777" w:rsidTr="00B61CD6">
        <w:tc>
          <w:tcPr>
            <w:tcW w:w="2306" w:type="dxa"/>
          </w:tcPr>
          <w:p w14:paraId="2C482D50" w14:textId="77777777" w:rsidR="00B61CD6" w:rsidRDefault="00B61CD6" w:rsidP="00F42F0A">
            <w:pPr>
              <w:jc w:val="center"/>
            </w:pPr>
            <w:r>
              <w:rPr>
                <w:rFonts w:hint="eastAsia"/>
              </w:rPr>
              <w:t>startDocument</w:t>
            </w:r>
          </w:p>
        </w:tc>
        <w:tc>
          <w:tcPr>
            <w:tcW w:w="2841" w:type="dxa"/>
          </w:tcPr>
          <w:p w14:paraId="67FF2E53" w14:textId="77777777" w:rsidR="00B61CD6" w:rsidRDefault="00B61CD6" w:rsidP="00F42F0A">
            <w:pPr>
              <w:jc w:val="center"/>
            </w:pPr>
            <w:r>
              <w:rPr>
                <w:rFonts w:hint="eastAsia"/>
              </w:rPr>
              <w:t>void</w:t>
            </w:r>
          </w:p>
        </w:tc>
        <w:tc>
          <w:tcPr>
            <w:tcW w:w="2365" w:type="dxa"/>
          </w:tcPr>
          <w:p w14:paraId="43A1254E" w14:textId="77777777" w:rsidR="00B61CD6" w:rsidRDefault="00B61CD6" w:rsidP="00F42F0A">
            <w:pPr>
              <w:jc w:val="center"/>
            </w:pPr>
            <w:r>
              <w:rPr>
                <w:rFonts w:hint="eastAsia"/>
              </w:rPr>
              <w:t>void</w:t>
            </w:r>
          </w:p>
        </w:tc>
      </w:tr>
    </w:tbl>
    <w:p w14:paraId="45B80EDB" w14:textId="77777777" w:rsidR="00071B50" w:rsidRDefault="00B61CD6" w:rsidP="00B61CD6">
      <w:pPr>
        <w:ind w:firstLine="420"/>
      </w:pPr>
      <w:r>
        <w:rPr>
          <w:rFonts w:hint="eastAsia"/>
        </w:rPr>
        <w:t>文档开始事件处理函数实现功能简单，仅需要对第一块子</w:t>
      </w:r>
      <w:r>
        <w:rPr>
          <w:rFonts w:hint="eastAsia"/>
        </w:rPr>
        <w:t>DOM</w:t>
      </w:r>
      <w:r>
        <w:rPr>
          <w:rFonts w:hint="eastAsia"/>
        </w:rPr>
        <w:t>上写锁，为后续的写入信息做准备。</w:t>
      </w:r>
    </w:p>
    <w:p w14:paraId="411EB08A" w14:textId="77777777" w:rsidR="00B61CD6" w:rsidRDefault="00B61CD6" w:rsidP="00B61CD6">
      <w:pPr>
        <w:pStyle w:val="a3"/>
        <w:numPr>
          <w:ilvl w:val="0"/>
          <w:numId w:val="21"/>
        </w:numPr>
        <w:ind w:firstLineChars="0"/>
      </w:pPr>
      <w:r>
        <w:rPr>
          <w:rFonts w:hint="eastAsia"/>
        </w:rPr>
        <w:t>endDocument</w:t>
      </w:r>
      <w:r>
        <w:rPr>
          <w:rFonts w:hint="eastAsia"/>
        </w:rPr>
        <w:t>文档结束事件</w:t>
      </w:r>
    </w:p>
    <w:p w14:paraId="516774D3" w14:textId="77777777" w:rsidR="00B61CD6" w:rsidRPr="00D42780" w:rsidRDefault="00B61CD6" w:rsidP="00B61CD6">
      <w:pPr>
        <w:ind w:left="420"/>
        <w:jc w:val="center"/>
      </w:pPr>
      <w:r>
        <w:rPr>
          <w:rFonts w:hint="eastAsia"/>
        </w:rPr>
        <w:t>表</w:t>
      </w:r>
      <w:r w:rsidR="00852323">
        <w:rPr>
          <w:rFonts w:hint="eastAsia"/>
        </w:rPr>
        <w:t xml:space="preserve">4-4 </w:t>
      </w:r>
      <w:r>
        <w:rPr>
          <w:rFonts w:hint="eastAsia"/>
        </w:rPr>
        <w:t>文档结束事件函数</w:t>
      </w:r>
    </w:p>
    <w:tbl>
      <w:tblPr>
        <w:tblStyle w:val="a6"/>
        <w:tblW w:w="0" w:type="auto"/>
        <w:tblInd w:w="534" w:type="dxa"/>
        <w:tblLook w:val="04A0" w:firstRow="1" w:lastRow="0" w:firstColumn="1" w:lastColumn="0" w:noHBand="0" w:noVBand="1"/>
      </w:tblPr>
      <w:tblGrid>
        <w:gridCol w:w="2306"/>
        <w:gridCol w:w="2841"/>
        <w:gridCol w:w="2365"/>
      </w:tblGrid>
      <w:tr w:rsidR="00B61CD6" w14:paraId="744F1AA2" w14:textId="77777777" w:rsidTr="00981F6E">
        <w:tc>
          <w:tcPr>
            <w:tcW w:w="2306" w:type="dxa"/>
          </w:tcPr>
          <w:p w14:paraId="08F9A290" w14:textId="77777777" w:rsidR="00B61CD6" w:rsidRDefault="00B61CD6" w:rsidP="00F42F0A">
            <w:pPr>
              <w:jc w:val="center"/>
            </w:pPr>
            <w:r>
              <w:rPr>
                <w:rFonts w:hint="eastAsia"/>
              </w:rPr>
              <w:t>函数</w:t>
            </w:r>
          </w:p>
        </w:tc>
        <w:tc>
          <w:tcPr>
            <w:tcW w:w="2841" w:type="dxa"/>
          </w:tcPr>
          <w:p w14:paraId="6BDE34F8" w14:textId="77777777" w:rsidR="00B61CD6" w:rsidRDefault="00B61CD6" w:rsidP="00F42F0A">
            <w:pPr>
              <w:jc w:val="center"/>
            </w:pPr>
            <w:r>
              <w:rPr>
                <w:rFonts w:hint="eastAsia"/>
              </w:rPr>
              <w:t>参数</w:t>
            </w:r>
          </w:p>
        </w:tc>
        <w:tc>
          <w:tcPr>
            <w:tcW w:w="2365" w:type="dxa"/>
          </w:tcPr>
          <w:p w14:paraId="46A2F2F2" w14:textId="77777777" w:rsidR="00B61CD6" w:rsidRDefault="00B61CD6" w:rsidP="00F42F0A">
            <w:pPr>
              <w:jc w:val="center"/>
            </w:pPr>
            <w:r>
              <w:rPr>
                <w:rFonts w:hint="eastAsia"/>
              </w:rPr>
              <w:t>返回值</w:t>
            </w:r>
          </w:p>
        </w:tc>
      </w:tr>
      <w:tr w:rsidR="00B61CD6" w14:paraId="34791F09" w14:textId="77777777" w:rsidTr="00981F6E">
        <w:tc>
          <w:tcPr>
            <w:tcW w:w="2306" w:type="dxa"/>
          </w:tcPr>
          <w:p w14:paraId="19BDA833" w14:textId="77777777" w:rsidR="00B61CD6" w:rsidRDefault="00B61CD6" w:rsidP="00F42F0A">
            <w:pPr>
              <w:jc w:val="center"/>
            </w:pPr>
            <w:r>
              <w:rPr>
                <w:rFonts w:hint="eastAsia"/>
              </w:rPr>
              <w:t>endDocument</w:t>
            </w:r>
          </w:p>
        </w:tc>
        <w:tc>
          <w:tcPr>
            <w:tcW w:w="2841" w:type="dxa"/>
          </w:tcPr>
          <w:p w14:paraId="1BEA5D02" w14:textId="77777777" w:rsidR="00B61CD6" w:rsidRDefault="00B61CD6" w:rsidP="00F42F0A">
            <w:pPr>
              <w:jc w:val="center"/>
            </w:pPr>
            <w:r>
              <w:rPr>
                <w:rFonts w:hint="eastAsia"/>
              </w:rPr>
              <w:t>void</w:t>
            </w:r>
          </w:p>
        </w:tc>
        <w:tc>
          <w:tcPr>
            <w:tcW w:w="2365" w:type="dxa"/>
          </w:tcPr>
          <w:p w14:paraId="08FEDD36" w14:textId="77777777" w:rsidR="00B61CD6" w:rsidRDefault="00B61CD6" w:rsidP="00F42F0A">
            <w:pPr>
              <w:jc w:val="center"/>
            </w:pPr>
            <w:r>
              <w:rPr>
                <w:rFonts w:hint="eastAsia"/>
              </w:rPr>
              <w:t>void</w:t>
            </w:r>
          </w:p>
        </w:tc>
      </w:tr>
    </w:tbl>
    <w:p w14:paraId="25A85B83" w14:textId="77777777" w:rsidR="00B61CD6" w:rsidRDefault="00B61CD6" w:rsidP="00B61CD6">
      <w:pPr>
        <w:ind w:left="420"/>
      </w:pPr>
      <w:r>
        <w:rPr>
          <w:rFonts w:hint="eastAsia"/>
        </w:rPr>
        <w:t>同样，文档结束事件处理函数仅需要对正在储存的子</w:t>
      </w:r>
      <w:r>
        <w:rPr>
          <w:rFonts w:hint="eastAsia"/>
        </w:rPr>
        <w:t>DOM</w:t>
      </w:r>
      <w:r>
        <w:rPr>
          <w:rFonts w:hint="eastAsia"/>
        </w:rPr>
        <w:t>块释放写锁，方便后续查询。</w:t>
      </w:r>
    </w:p>
    <w:p w14:paraId="46CB6FC1" w14:textId="77777777" w:rsidR="00B61CD6" w:rsidRDefault="00B61CD6" w:rsidP="00B61CD6">
      <w:pPr>
        <w:pStyle w:val="a3"/>
        <w:numPr>
          <w:ilvl w:val="0"/>
          <w:numId w:val="21"/>
        </w:numPr>
        <w:ind w:firstLineChars="0"/>
      </w:pPr>
      <w:r>
        <w:rPr>
          <w:rFonts w:hint="eastAsia"/>
        </w:rPr>
        <w:t>startElement</w:t>
      </w:r>
      <w:r>
        <w:rPr>
          <w:rFonts w:hint="eastAsia"/>
        </w:rPr>
        <w:t>元素开始事件</w:t>
      </w:r>
    </w:p>
    <w:p w14:paraId="058B1DAD" w14:textId="77777777" w:rsidR="00B61CD6" w:rsidRPr="00D42780" w:rsidRDefault="00B61CD6" w:rsidP="00B61CD6">
      <w:pPr>
        <w:ind w:left="420"/>
        <w:jc w:val="center"/>
      </w:pPr>
      <w:r>
        <w:rPr>
          <w:rFonts w:hint="eastAsia"/>
        </w:rPr>
        <w:t>表</w:t>
      </w:r>
      <w:r w:rsidR="00852323">
        <w:rPr>
          <w:rFonts w:hint="eastAsia"/>
        </w:rPr>
        <w:t>4-5</w:t>
      </w:r>
      <w:r>
        <w:rPr>
          <w:rFonts w:hint="eastAsia"/>
        </w:rPr>
        <w:t xml:space="preserve"> </w:t>
      </w:r>
      <w:r>
        <w:rPr>
          <w:rFonts w:hint="eastAsia"/>
        </w:rPr>
        <w:t>元素开始事件函数</w:t>
      </w:r>
    </w:p>
    <w:tbl>
      <w:tblPr>
        <w:tblStyle w:val="a6"/>
        <w:tblW w:w="0" w:type="auto"/>
        <w:tblInd w:w="534" w:type="dxa"/>
        <w:tblLook w:val="04A0" w:firstRow="1" w:lastRow="0" w:firstColumn="1" w:lastColumn="0" w:noHBand="0" w:noVBand="1"/>
      </w:tblPr>
      <w:tblGrid>
        <w:gridCol w:w="1429"/>
        <w:gridCol w:w="4678"/>
        <w:gridCol w:w="1417"/>
      </w:tblGrid>
      <w:tr w:rsidR="00B61CD6" w14:paraId="3802DA26" w14:textId="77777777" w:rsidTr="00F42F0A">
        <w:tc>
          <w:tcPr>
            <w:tcW w:w="1417" w:type="dxa"/>
          </w:tcPr>
          <w:p w14:paraId="44FE322A" w14:textId="77777777" w:rsidR="00B61CD6" w:rsidRDefault="00B61CD6" w:rsidP="00F42F0A">
            <w:pPr>
              <w:jc w:val="center"/>
            </w:pPr>
            <w:r>
              <w:rPr>
                <w:rFonts w:hint="eastAsia"/>
              </w:rPr>
              <w:t>函数</w:t>
            </w:r>
          </w:p>
        </w:tc>
        <w:tc>
          <w:tcPr>
            <w:tcW w:w="4678" w:type="dxa"/>
          </w:tcPr>
          <w:p w14:paraId="66D75790" w14:textId="77777777" w:rsidR="00B61CD6" w:rsidRDefault="00B61CD6" w:rsidP="00F42F0A">
            <w:pPr>
              <w:jc w:val="center"/>
            </w:pPr>
            <w:r>
              <w:rPr>
                <w:rFonts w:hint="eastAsia"/>
              </w:rPr>
              <w:t>参数</w:t>
            </w:r>
          </w:p>
        </w:tc>
        <w:tc>
          <w:tcPr>
            <w:tcW w:w="1417" w:type="dxa"/>
          </w:tcPr>
          <w:p w14:paraId="6E471523" w14:textId="77777777" w:rsidR="00B61CD6" w:rsidRDefault="00B61CD6" w:rsidP="00F42F0A">
            <w:pPr>
              <w:jc w:val="center"/>
            </w:pPr>
            <w:r>
              <w:rPr>
                <w:rFonts w:hint="eastAsia"/>
              </w:rPr>
              <w:t>返回值</w:t>
            </w:r>
          </w:p>
        </w:tc>
      </w:tr>
      <w:tr w:rsidR="00B61CD6" w14:paraId="5384DE31" w14:textId="77777777" w:rsidTr="00F42F0A">
        <w:tc>
          <w:tcPr>
            <w:tcW w:w="1417" w:type="dxa"/>
          </w:tcPr>
          <w:p w14:paraId="6077B626" w14:textId="77777777" w:rsidR="00B61CD6" w:rsidRDefault="00B61CD6" w:rsidP="00F42F0A">
            <w:pPr>
              <w:jc w:val="center"/>
            </w:pPr>
            <w:r>
              <w:rPr>
                <w:rFonts w:hint="eastAsia"/>
              </w:rPr>
              <w:t>startElement</w:t>
            </w:r>
          </w:p>
        </w:tc>
        <w:tc>
          <w:tcPr>
            <w:tcW w:w="4678" w:type="dxa"/>
          </w:tcPr>
          <w:p w14:paraId="6B93C18B" w14:textId="77777777" w:rsidR="00F42F0A" w:rsidRDefault="00B61CD6" w:rsidP="00F42F0A">
            <w:pPr>
              <w:jc w:val="left"/>
            </w:pPr>
            <w:r w:rsidRPr="00B61CD6">
              <w:t>const XMLCh* const uri,</w:t>
            </w:r>
            <w:r w:rsidR="00F42F0A">
              <w:rPr>
                <w:rFonts w:hint="eastAsia"/>
              </w:rPr>
              <w:t xml:space="preserve">   //</w:t>
            </w:r>
            <w:r w:rsidR="00F42F0A">
              <w:rPr>
                <w:rFonts w:hint="eastAsia"/>
              </w:rPr>
              <w:t>命名空间</w:t>
            </w:r>
            <w:r w:rsidR="00F42F0A">
              <w:rPr>
                <w:rFonts w:hint="eastAsia"/>
              </w:rPr>
              <w:t>uri</w:t>
            </w:r>
          </w:p>
          <w:p w14:paraId="1E74E75C" w14:textId="77777777" w:rsidR="00F42F0A" w:rsidRDefault="00B61CD6" w:rsidP="00F42F0A">
            <w:pPr>
              <w:jc w:val="left"/>
            </w:pPr>
            <w:r w:rsidRPr="00B61CD6">
              <w:t>const XMLCh* const localname,</w:t>
            </w:r>
            <w:r w:rsidR="00F42F0A">
              <w:rPr>
                <w:rFonts w:hint="eastAsia"/>
              </w:rPr>
              <w:t xml:space="preserve">   //</w:t>
            </w:r>
            <w:r w:rsidR="00F42F0A">
              <w:rPr>
                <w:rFonts w:hint="eastAsia"/>
              </w:rPr>
              <w:t>元素名</w:t>
            </w:r>
          </w:p>
          <w:p w14:paraId="05DC83A0" w14:textId="77777777" w:rsidR="00F42F0A" w:rsidRDefault="00B61CD6" w:rsidP="00F42F0A">
            <w:pPr>
              <w:jc w:val="left"/>
            </w:pPr>
            <w:r w:rsidRPr="00B61CD6">
              <w:t>const XMLCh* const qname,</w:t>
            </w:r>
            <w:r w:rsidR="00F42F0A">
              <w:rPr>
                <w:rFonts w:hint="eastAsia"/>
              </w:rPr>
              <w:t xml:space="preserve">   //</w:t>
            </w:r>
            <w:r w:rsidR="00F42F0A">
              <w:rPr>
                <w:rFonts w:hint="eastAsia"/>
              </w:rPr>
              <w:t>限定名</w:t>
            </w:r>
          </w:p>
          <w:p w14:paraId="77B2445F" w14:textId="77777777" w:rsidR="00B61CD6" w:rsidRDefault="00B61CD6" w:rsidP="00F42F0A">
            <w:pPr>
              <w:jc w:val="left"/>
            </w:pPr>
            <w:r w:rsidRPr="00B61CD6">
              <w:t>const Attributes&amp; attrs</w:t>
            </w:r>
            <w:r w:rsidR="00F42F0A">
              <w:rPr>
                <w:rFonts w:hint="eastAsia"/>
              </w:rPr>
              <w:t xml:space="preserve">   //</w:t>
            </w:r>
            <w:r w:rsidR="00F42F0A">
              <w:rPr>
                <w:rFonts w:hint="eastAsia"/>
              </w:rPr>
              <w:t>属性元素集合</w:t>
            </w:r>
          </w:p>
        </w:tc>
        <w:tc>
          <w:tcPr>
            <w:tcW w:w="1417" w:type="dxa"/>
          </w:tcPr>
          <w:p w14:paraId="0CF5FA02" w14:textId="77777777" w:rsidR="00B61CD6" w:rsidRDefault="00B61CD6" w:rsidP="00F42F0A">
            <w:pPr>
              <w:jc w:val="center"/>
            </w:pPr>
            <w:r>
              <w:rPr>
                <w:rFonts w:hint="eastAsia"/>
              </w:rPr>
              <w:t>void</w:t>
            </w:r>
          </w:p>
        </w:tc>
      </w:tr>
    </w:tbl>
    <w:p w14:paraId="2B4CD1DF" w14:textId="77777777" w:rsidR="00B61CD6" w:rsidRDefault="00084669" w:rsidP="00412032">
      <w:r>
        <w:object w:dxaOrig="14001" w:dyaOrig="15084" w14:anchorId="6C4119BC">
          <v:shape id="_x0000_i1046" type="#_x0000_t75" style="width:415.5pt;height:477.75pt" o:ole="">
            <v:imagedata r:id="rId52" o:title=""/>
          </v:shape>
          <o:OLEObject Type="Embed" ProgID="Visio.Drawing.11" ShapeID="_x0000_i1046" DrawAspect="Content" ObjectID="_1524916793" r:id="rId53"/>
        </w:object>
      </w:r>
    </w:p>
    <w:p w14:paraId="3D1C2A35" w14:textId="77777777" w:rsidR="00412032" w:rsidRDefault="00412032" w:rsidP="00412032">
      <w:pPr>
        <w:jc w:val="center"/>
      </w:pPr>
      <w:r>
        <w:rPr>
          <w:rFonts w:hint="eastAsia"/>
        </w:rPr>
        <w:t>图</w:t>
      </w:r>
      <w:r w:rsidR="0035448C">
        <w:rPr>
          <w:rFonts w:hint="eastAsia"/>
        </w:rPr>
        <w:t>4-8</w:t>
      </w:r>
      <w:r>
        <w:rPr>
          <w:rFonts w:hint="eastAsia"/>
        </w:rPr>
        <w:t xml:space="preserve"> </w:t>
      </w:r>
      <w:r>
        <w:rPr>
          <w:rFonts w:hint="eastAsia"/>
        </w:rPr>
        <w:t>元素开始事件函数流程图</w:t>
      </w:r>
    </w:p>
    <w:p w14:paraId="7C8C170E" w14:textId="77777777" w:rsidR="00660BC5" w:rsidRPr="000D79CE" w:rsidRDefault="000D79CE" w:rsidP="004A6808">
      <w:pPr>
        <w:ind w:firstLineChars="200" w:firstLine="480"/>
      </w:pPr>
      <w:r>
        <w:rPr>
          <w:rFonts w:hint="eastAsia"/>
        </w:rPr>
        <w:t>图</w:t>
      </w:r>
      <w:r>
        <w:rPr>
          <w:rFonts w:hint="eastAsia"/>
        </w:rPr>
        <w:t>4-8</w:t>
      </w:r>
      <w:r>
        <w:rPr>
          <w:rFonts w:hint="eastAsia"/>
        </w:rPr>
        <w:t>详细展示了元素开始事件函数的主要流程，需要简单说明的是：在确定某一元素节点为根节点</w:t>
      </w:r>
      <w:r>
        <w:rPr>
          <w:rFonts w:hint="eastAsia"/>
        </w:rPr>
        <w:t>ROOT</w:t>
      </w:r>
      <w:r>
        <w:rPr>
          <w:rFonts w:hint="eastAsia"/>
        </w:rPr>
        <w:t>的孩子时，需要暂定其没有后继兄弟即兄弟节点位置为</w:t>
      </w:r>
      <w:r>
        <w:rPr>
          <w:rFonts w:hint="eastAsia"/>
        </w:rPr>
        <w:t>-1</w:t>
      </w:r>
      <w:r>
        <w:rPr>
          <w:rFonts w:hint="eastAsia"/>
        </w:rPr>
        <w:t>。这样做的原因是，如果该节点有后继兄弟，此时还没有扫描到其后继兄弟节</w:t>
      </w:r>
      <w:r w:rsidR="008C7680">
        <w:rPr>
          <w:rFonts w:hint="eastAsia"/>
        </w:rPr>
        <w:t>点的标签，若此时需要进行查询，又没有将该节点兄弟节点位置设置为</w:t>
      </w:r>
      <w:r w:rsidR="008C7680">
        <w:rPr>
          <w:rFonts w:hint="eastAsia"/>
        </w:rPr>
        <w:t>-1</w:t>
      </w:r>
      <w:r w:rsidR="008C7680">
        <w:rPr>
          <w:rFonts w:hint="eastAsia"/>
        </w:rPr>
        <w:t>，则会导致错误的建立该节点的后继兄弟节点，导致查询出现错误。因此，无论扫描到哪个位置，都需要保持</w:t>
      </w:r>
      <w:r w:rsidR="008C7680">
        <w:rPr>
          <w:rFonts w:hint="eastAsia"/>
        </w:rPr>
        <w:t>XML DOM</w:t>
      </w:r>
      <w:r w:rsidR="008C7680">
        <w:rPr>
          <w:rFonts w:hint="eastAsia"/>
        </w:rPr>
        <w:t>内数据的正确性。</w:t>
      </w:r>
    </w:p>
    <w:p w14:paraId="255D7231" w14:textId="77777777" w:rsidR="007F5FDA" w:rsidRDefault="007F5FDA" w:rsidP="007F5FDA">
      <w:pPr>
        <w:pStyle w:val="a3"/>
        <w:numPr>
          <w:ilvl w:val="0"/>
          <w:numId w:val="21"/>
        </w:numPr>
        <w:ind w:firstLineChars="0"/>
      </w:pPr>
      <w:r>
        <w:rPr>
          <w:rFonts w:hint="eastAsia"/>
        </w:rPr>
        <w:t>endElement</w:t>
      </w:r>
      <w:r>
        <w:rPr>
          <w:rFonts w:hint="eastAsia"/>
        </w:rPr>
        <w:t>元素结束事件</w:t>
      </w:r>
    </w:p>
    <w:p w14:paraId="0CF29041" w14:textId="77777777" w:rsidR="00852323" w:rsidRDefault="00852323" w:rsidP="00852323">
      <w:pPr>
        <w:jc w:val="center"/>
      </w:pPr>
      <w:r>
        <w:rPr>
          <w:rFonts w:hint="eastAsia"/>
        </w:rPr>
        <w:lastRenderedPageBreak/>
        <w:t>表</w:t>
      </w:r>
      <w:r>
        <w:rPr>
          <w:rFonts w:hint="eastAsia"/>
        </w:rPr>
        <w:t xml:space="preserve">4-6 </w:t>
      </w:r>
      <w:r>
        <w:rPr>
          <w:rFonts w:hint="eastAsia"/>
        </w:rPr>
        <w:t>元素开始事件函数</w:t>
      </w:r>
    </w:p>
    <w:tbl>
      <w:tblPr>
        <w:tblStyle w:val="a6"/>
        <w:tblW w:w="0" w:type="auto"/>
        <w:tblInd w:w="534" w:type="dxa"/>
        <w:tblLook w:val="04A0" w:firstRow="1" w:lastRow="0" w:firstColumn="1" w:lastColumn="0" w:noHBand="0" w:noVBand="1"/>
      </w:tblPr>
      <w:tblGrid>
        <w:gridCol w:w="1417"/>
        <w:gridCol w:w="4678"/>
        <w:gridCol w:w="1417"/>
      </w:tblGrid>
      <w:tr w:rsidR="0017711F" w14:paraId="06047B81" w14:textId="77777777" w:rsidTr="004347F7">
        <w:tc>
          <w:tcPr>
            <w:tcW w:w="1417" w:type="dxa"/>
          </w:tcPr>
          <w:p w14:paraId="5094C7E8" w14:textId="77777777" w:rsidR="0017711F" w:rsidRDefault="0017711F" w:rsidP="004347F7">
            <w:pPr>
              <w:jc w:val="center"/>
            </w:pPr>
            <w:r>
              <w:rPr>
                <w:rFonts w:hint="eastAsia"/>
              </w:rPr>
              <w:t>函数</w:t>
            </w:r>
          </w:p>
        </w:tc>
        <w:tc>
          <w:tcPr>
            <w:tcW w:w="4678" w:type="dxa"/>
          </w:tcPr>
          <w:p w14:paraId="76C5F541" w14:textId="77777777" w:rsidR="0017711F" w:rsidRDefault="0017711F" w:rsidP="004347F7">
            <w:pPr>
              <w:jc w:val="center"/>
            </w:pPr>
            <w:r>
              <w:rPr>
                <w:rFonts w:hint="eastAsia"/>
              </w:rPr>
              <w:t>参数</w:t>
            </w:r>
          </w:p>
        </w:tc>
        <w:tc>
          <w:tcPr>
            <w:tcW w:w="1417" w:type="dxa"/>
          </w:tcPr>
          <w:p w14:paraId="235EC6FC" w14:textId="77777777" w:rsidR="0017711F" w:rsidRDefault="0017711F" w:rsidP="004347F7">
            <w:pPr>
              <w:jc w:val="center"/>
            </w:pPr>
            <w:r>
              <w:rPr>
                <w:rFonts w:hint="eastAsia"/>
              </w:rPr>
              <w:t>返回值</w:t>
            </w:r>
          </w:p>
        </w:tc>
      </w:tr>
      <w:tr w:rsidR="0017711F" w14:paraId="5811445F" w14:textId="77777777" w:rsidTr="004347F7">
        <w:tc>
          <w:tcPr>
            <w:tcW w:w="1417" w:type="dxa"/>
          </w:tcPr>
          <w:p w14:paraId="7502C20D" w14:textId="77777777" w:rsidR="0017711F" w:rsidRDefault="0017711F" w:rsidP="004347F7">
            <w:pPr>
              <w:jc w:val="center"/>
            </w:pPr>
            <w:r>
              <w:rPr>
                <w:rFonts w:hint="eastAsia"/>
              </w:rPr>
              <w:t>endElement</w:t>
            </w:r>
          </w:p>
        </w:tc>
        <w:tc>
          <w:tcPr>
            <w:tcW w:w="4678" w:type="dxa"/>
          </w:tcPr>
          <w:p w14:paraId="05DB63CA" w14:textId="77777777" w:rsidR="0017711F" w:rsidRDefault="0017711F" w:rsidP="004347F7">
            <w:pPr>
              <w:jc w:val="left"/>
            </w:pPr>
            <w:r w:rsidRPr="00B61CD6">
              <w:t>const XMLCh* const uri,</w:t>
            </w:r>
            <w:r>
              <w:rPr>
                <w:rFonts w:hint="eastAsia"/>
              </w:rPr>
              <w:t xml:space="preserve">   //</w:t>
            </w:r>
            <w:r>
              <w:rPr>
                <w:rFonts w:hint="eastAsia"/>
              </w:rPr>
              <w:t>命名空间</w:t>
            </w:r>
            <w:r>
              <w:rPr>
                <w:rFonts w:hint="eastAsia"/>
              </w:rPr>
              <w:t>uri</w:t>
            </w:r>
          </w:p>
          <w:p w14:paraId="4C8FE19F" w14:textId="77777777" w:rsidR="0017711F" w:rsidRDefault="0017711F" w:rsidP="004347F7">
            <w:pPr>
              <w:jc w:val="left"/>
            </w:pPr>
            <w:r w:rsidRPr="00B61CD6">
              <w:t>const XMLCh* const localname,</w:t>
            </w:r>
            <w:r>
              <w:rPr>
                <w:rFonts w:hint="eastAsia"/>
              </w:rPr>
              <w:t xml:space="preserve">   //</w:t>
            </w:r>
            <w:r>
              <w:rPr>
                <w:rFonts w:hint="eastAsia"/>
              </w:rPr>
              <w:t>元素名</w:t>
            </w:r>
          </w:p>
          <w:p w14:paraId="46CF752A" w14:textId="77777777" w:rsidR="0017711F" w:rsidRDefault="0017711F" w:rsidP="004347F7">
            <w:pPr>
              <w:jc w:val="left"/>
            </w:pPr>
            <w:r w:rsidRPr="00B61CD6">
              <w:t>const XMLCh* const qname,</w:t>
            </w:r>
            <w:r>
              <w:rPr>
                <w:rFonts w:hint="eastAsia"/>
              </w:rPr>
              <w:t xml:space="preserve">   //</w:t>
            </w:r>
            <w:r>
              <w:rPr>
                <w:rFonts w:hint="eastAsia"/>
              </w:rPr>
              <w:t>限定名</w:t>
            </w:r>
          </w:p>
        </w:tc>
        <w:tc>
          <w:tcPr>
            <w:tcW w:w="1417" w:type="dxa"/>
          </w:tcPr>
          <w:p w14:paraId="1FCEB562" w14:textId="77777777" w:rsidR="0017711F" w:rsidRDefault="0017711F" w:rsidP="004347F7">
            <w:pPr>
              <w:jc w:val="center"/>
            </w:pPr>
            <w:r>
              <w:rPr>
                <w:rFonts w:hint="eastAsia"/>
              </w:rPr>
              <w:t>void</w:t>
            </w:r>
          </w:p>
        </w:tc>
      </w:tr>
    </w:tbl>
    <w:p w14:paraId="2978CD33" w14:textId="77777777" w:rsidR="00466868" w:rsidRDefault="00CD5507" w:rsidP="00CD5507">
      <w:pPr>
        <w:jc w:val="center"/>
      </w:pPr>
      <w:r>
        <w:object w:dxaOrig="10614" w:dyaOrig="13803" w14:anchorId="1885355D">
          <v:shape id="_x0000_i1047" type="#_x0000_t75" style="width:359.25pt;height:467.25pt" o:ole="">
            <v:imagedata r:id="rId54" o:title=""/>
          </v:shape>
          <o:OLEObject Type="Embed" ProgID="Visio.Drawing.11" ShapeID="_x0000_i1047" DrawAspect="Content" ObjectID="_1524916794" r:id="rId55"/>
        </w:object>
      </w:r>
    </w:p>
    <w:p w14:paraId="1A64EB75" w14:textId="77777777" w:rsidR="00CD5507" w:rsidRDefault="00CD5507" w:rsidP="00CD5507">
      <w:pPr>
        <w:jc w:val="center"/>
      </w:pPr>
      <w:r>
        <w:rPr>
          <w:rFonts w:hint="eastAsia"/>
        </w:rPr>
        <w:t>图</w:t>
      </w:r>
      <w:r>
        <w:rPr>
          <w:rFonts w:hint="eastAsia"/>
        </w:rPr>
        <w:t>4-9</w:t>
      </w:r>
      <w:r>
        <w:rPr>
          <w:rFonts w:hint="eastAsia"/>
        </w:rPr>
        <w:t>元素结束事件函数流程图</w:t>
      </w:r>
    </w:p>
    <w:p w14:paraId="2CA99762" w14:textId="77777777" w:rsidR="00456A60" w:rsidRDefault="00456A60" w:rsidP="004A6808">
      <w:pPr>
        <w:ind w:firstLineChars="200" w:firstLine="480"/>
      </w:pPr>
      <w:r>
        <w:rPr>
          <w:rFonts w:hint="eastAsia"/>
        </w:rPr>
        <w:t>上图</w:t>
      </w:r>
      <w:r>
        <w:rPr>
          <w:rFonts w:hint="eastAsia"/>
        </w:rPr>
        <w:t>4-9</w:t>
      </w:r>
      <w:r>
        <w:rPr>
          <w:rFonts w:hint="eastAsia"/>
        </w:rPr>
        <w:t>展示的元素结束事件函数的主要流程，在元素结束事件函数部分不需要存入新的节点内容，只需要对该元素内部节点之间的关系进行回填。暂存栈是用来保存该元素的孩子元素的信息的。</w:t>
      </w:r>
    </w:p>
    <w:p w14:paraId="01216711" w14:textId="77777777" w:rsidR="007A207C" w:rsidRDefault="007A207C" w:rsidP="007A207C">
      <w:pPr>
        <w:pStyle w:val="a3"/>
        <w:numPr>
          <w:ilvl w:val="0"/>
          <w:numId w:val="21"/>
        </w:numPr>
        <w:ind w:firstLineChars="0"/>
      </w:pPr>
      <w:r w:rsidRPr="007A207C">
        <w:lastRenderedPageBreak/>
        <w:t>characters</w:t>
      </w:r>
      <w:r>
        <w:rPr>
          <w:rFonts w:hint="eastAsia"/>
        </w:rPr>
        <w:t>文本事件</w:t>
      </w:r>
    </w:p>
    <w:p w14:paraId="797BB031" w14:textId="77777777" w:rsidR="00852323" w:rsidRDefault="00852323" w:rsidP="00852323">
      <w:pPr>
        <w:jc w:val="center"/>
      </w:pPr>
      <w:r>
        <w:rPr>
          <w:rFonts w:hint="eastAsia"/>
        </w:rPr>
        <w:t>表</w:t>
      </w:r>
      <w:r>
        <w:rPr>
          <w:rFonts w:hint="eastAsia"/>
        </w:rPr>
        <w:t xml:space="preserve">4-6 </w:t>
      </w:r>
      <w:r>
        <w:rPr>
          <w:rFonts w:hint="eastAsia"/>
        </w:rPr>
        <w:t>元素开始事件函数</w:t>
      </w:r>
    </w:p>
    <w:tbl>
      <w:tblPr>
        <w:tblStyle w:val="a6"/>
        <w:tblW w:w="0" w:type="auto"/>
        <w:tblInd w:w="534" w:type="dxa"/>
        <w:tblLook w:val="04A0" w:firstRow="1" w:lastRow="0" w:firstColumn="1" w:lastColumn="0" w:noHBand="0" w:noVBand="1"/>
      </w:tblPr>
      <w:tblGrid>
        <w:gridCol w:w="1417"/>
        <w:gridCol w:w="4678"/>
        <w:gridCol w:w="1417"/>
      </w:tblGrid>
      <w:tr w:rsidR="007A207C" w14:paraId="212DC682" w14:textId="77777777" w:rsidTr="004347F7">
        <w:tc>
          <w:tcPr>
            <w:tcW w:w="1417" w:type="dxa"/>
          </w:tcPr>
          <w:p w14:paraId="192350C6" w14:textId="77777777" w:rsidR="007A207C" w:rsidRDefault="007A207C" w:rsidP="004347F7">
            <w:pPr>
              <w:jc w:val="center"/>
            </w:pPr>
            <w:r>
              <w:rPr>
                <w:rFonts w:hint="eastAsia"/>
              </w:rPr>
              <w:t>函数</w:t>
            </w:r>
          </w:p>
        </w:tc>
        <w:tc>
          <w:tcPr>
            <w:tcW w:w="4678" w:type="dxa"/>
          </w:tcPr>
          <w:p w14:paraId="7ADE7C71" w14:textId="77777777" w:rsidR="007A207C" w:rsidRDefault="007A207C" w:rsidP="004347F7">
            <w:pPr>
              <w:jc w:val="center"/>
            </w:pPr>
            <w:r>
              <w:rPr>
                <w:rFonts w:hint="eastAsia"/>
              </w:rPr>
              <w:t>参数</w:t>
            </w:r>
          </w:p>
        </w:tc>
        <w:tc>
          <w:tcPr>
            <w:tcW w:w="1417" w:type="dxa"/>
          </w:tcPr>
          <w:p w14:paraId="4458E3F3" w14:textId="77777777" w:rsidR="007A207C" w:rsidRDefault="007A207C" w:rsidP="004347F7">
            <w:pPr>
              <w:jc w:val="center"/>
            </w:pPr>
            <w:r>
              <w:rPr>
                <w:rFonts w:hint="eastAsia"/>
              </w:rPr>
              <w:t>返回值</w:t>
            </w:r>
          </w:p>
        </w:tc>
      </w:tr>
      <w:tr w:rsidR="007A207C" w14:paraId="617E5B72" w14:textId="77777777" w:rsidTr="004347F7">
        <w:tc>
          <w:tcPr>
            <w:tcW w:w="1417" w:type="dxa"/>
          </w:tcPr>
          <w:p w14:paraId="74252BE9" w14:textId="77777777" w:rsidR="007A207C" w:rsidRDefault="007A207C" w:rsidP="004347F7">
            <w:pPr>
              <w:jc w:val="center"/>
            </w:pPr>
            <w:r w:rsidRPr="007A207C">
              <w:t>characters</w:t>
            </w:r>
          </w:p>
        </w:tc>
        <w:tc>
          <w:tcPr>
            <w:tcW w:w="4678" w:type="dxa"/>
          </w:tcPr>
          <w:p w14:paraId="51127CCF" w14:textId="77777777" w:rsidR="007A207C" w:rsidRDefault="007A207C" w:rsidP="004347F7">
            <w:pPr>
              <w:jc w:val="left"/>
            </w:pPr>
            <w:r w:rsidRPr="007A207C">
              <w:t>const   XMLCh* const chars,</w:t>
            </w:r>
            <w:r>
              <w:rPr>
                <w:rFonts w:hint="eastAsia"/>
              </w:rPr>
              <w:t xml:space="preserve">   //</w:t>
            </w:r>
            <w:r>
              <w:rPr>
                <w:rFonts w:hint="eastAsia"/>
              </w:rPr>
              <w:t>文本内容</w:t>
            </w:r>
          </w:p>
          <w:p w14:paraId="4D4AF215" w14:textId="77777777" w:rsidR="007A207C" w:rsidRDefault="007A207C" w:rsidP="004347F7">
            <w:pPr>
              <w:jc w:val="left"/>
            </w:pPr>
            <w:r w:rsidRPr="007A207C">
              <w:t>const XMLSize_t length</w:t>
            </w:r>
            <w:r>
              <w:rPr>
                <w:rFonts w:hint="eastAsia"/>
              </w:rPr>
              <w:t xml:space="preserve">   //</w:t>
            </w:r>
            <w:r>
              <w:rPr>
                <w:rFonts w:hint="eastAsia"/>
              </w:rPr>
              <w:t>文本长度</w:t>
            </w:r>
          </w:p>
        </w:tc>
        <w:tc>
          <w:tcPr>
            <w:tcW w:w="1417" w:type="dxa"/>
          </w:tcPr>
          <w:p w14:paraId="4F35E426" w14:textId="77777777" w:rsidR="007A207C" w:rsidRDefault="007A207C" w:rsidP="004347F7">
            <w:pPr>
              <w:jc w:val="center"/>
            </w:pPr>
            <w:r>
              <w:rPr>
                <w:rFonts w:hint="eastAsia"/>
              </w:rPr>
              <w:t>void</w:t>
            </w:r>
          </w:p>
        </w:tc>
      </w:tr>
    </w:tbl>
    <w:p w14:paraId="478715DB" w14:textId="77777777" w:rsidR="009736A6" w:rsidRDefault="006C44D0" w:rsidP="006C44D0">
      <w:pPr>
        <w:jc w:val="center"/>
      </w:pPr>
      <w:r>
        <w:object w:dxaOrig="5526" w:dyaOrig="7354" w14:anchorId="495CF233">
          <v:shape id="_x0000_i1048" type="#_x0000_t75" style="width:210.75pt;height:281.25pt" o:ole="">
            <v:imagedata r:id="rId56" o:title=""/>
          </v:shape>
          <o:OLEObject Type="Embed" ProgID="Visio.Drawing.11" ShapeID="_x0000_i1048" DrawAspect="Content" ObjectID="_1524916795" r:id="rId57"/>
        </w:object>
      </w:r>
    </w:p>
    <w:p w14:paraId="245E4C8D" w14:textId="77777777" w:rsidR="008200BC" w:rsidRDefault="006C44D0" w:rsidP="008200BC">
      <w:pPr>
        <w:jc w:val="center"/>
      </w:pPr>
      <w:r>
        <w:rPr>
          <w:rFonts w:hint="eastAsia"/>
        </w:rPr>
        <w:t>图</w:t>
      </w:r>
      <w:r>
        <w:rPr>
          <w:rFonts w:hint="eastAsia"/>
        </w:rPr>
        <w:t xml:space="preserve">4-10 </w:t>
      </w:r>
      <w:r>
        <w:rPr>
          <w:rFonts w:hint="eastAsia"/>
        </w:rPr>
        <w:t>文本事件函数流程图</w:t>
      </w:r>
    </w:p>
    <w:p w14:paraId="50AB7678" w14:textId="77777777" w:rsidR="00C33C06" w:rsidRPr="00C33C06" w:rsidRDefault="00C33C06" w:rsidP="004A6808">
      <w:pPr>
        <w:ind w:firstLineChars="200" w:firstLine="480"/>
      </w:pPr>
      <w:r>
        <w:rPr>
          <w:rFonts w:hint="eastAsia"/>
        </w:rPr>
        <w:t>图</w:t>
      </w:r>
      <w:r>
        <w:rPr>
          <w:rFonts w:hint="eastAsia"/>
        </w:rPr>
        <w:t>4-10</w:t>
      </w:r>
      <w:r>
        <w:rPr>
          <w:rFonts w:hint="eastAsia"/>
        </w:rPr>
        <w:t>详细说明了文本事件触发函数的流程。这里的</w:t>
      </w:r>
      <w:r>
        <w:rPr>
          <w:rFonts w:hint="eastAsia"/>
        </w:rPr>
        <w:t>position</w:t>
      </w:r>
      <w:r>
        <w:rPr>
          <w:rFonts w:hint="eastAsia"/>
        </w:rPr>
        <w:t>为当前正在处理的</w:t>
      </w:r>
      <w:r>
        <w:rPr>
          <w:rFonts w:hint="eastAsia"/>
        </w:rPr>
        <w:t>DOM</w:t>
      </w:r>
      <w:r>
        <w:rPr>
          <w:rFonts w:hint="eastAsia"/>
        </w:rPr>
        <w:t>池中的位置，</w:t>
      </w:r>
      <w:r>
        <w:rPr>
          <w:rFonts w:hint="eastAsia"/>
        </w:rPr>
        <w:t>position+2</w:t>
      </w:r>
      <w:r>
        <w:rPr>
          <w:rFonts w:hint="eastAsia"/>
        </w:rPr>
        <w:t>是为了预留出文本节点的父节点位置和兄弟节点位置，方便在后面扫描</w:t>
      </w:r>
      <w:r>
        <w:rPr>
          <w:rFonts w:hint="eastAsia"/>
        </w:rPr>
        <w:t>XML</w:t>
      </w:r>
      <w:r>
        <w:rPr>
          <w:rFonts w:hint="eastAsia"/>
        </w:rPr>
        <w:t>文档时进行回填。</w:t>
      </w:r>
    </w:p>
    <w:p w14:paraId="5CECAABD" w14:textId="77777777" w:rsidR="00A01D9E" w:rsidRDefault="001A4F5B" w:rsidP="0045465A">
      <w:pPr>
        <w:pStyle w:val="3"/>
      </w:pPr>
      <w:bookmarkStart w:id="194" w:name="_Toc450930623"/>
      <w:r>
        <w:rPr>
          <w:rFonts w:hint="eastAsia"/>
        </w:rPr>
        <w:t>缓冲式</w:t>
      </w:r>
      <w:r>
        <w:rPr>
          <w:rFonts w:hint="eastAsia"/>
        </w:rPr>
        <w:t>XML DOM</w:t>
      </w:r>
      <w:r>
        <w:rPr>
          <w:rFonts w:hint="eastAsia"/>
        </w:rPr>
        <w:t>节点的实现</w:t>
      </w:r>
      <w:bookmarkEnd w:id="194"/>
    </w:p>
    <w:p w14:paraId="7E5F09FF" w14:textId="77777777" w:rsidR="0058203F" w:rsidRDefault="008B1DE0" w:rsidP="004A6808">
      <w:pPr>
        <w:ind w:firstLineChars="200" w:firstLine="480"/>
      </w:pPr>
      <w:r>
        <w:rPr>
          <w:rFonts w:hint="eastAsia"/>
        </w:rPr>
        <w:t>在章节</w:t>
      </w:r>
      <w:r>
        <w:rPr>
          <w:rFonts w:hint="eastAsia"/>
        </w:rPr>
        <w:t>3.1.2</w:t>
      </w:r>
      <w:r>
        <w:rPr>
          <w:rFonts w:hint="eastAsia"/>
        </w:rPr>
        <w:t>中已经介绍了对缓冲式</w:t>
      </w:r>
      <w:r>
        <w:rPr>
          <w:rFonts w:hint="eastAsia"/>
        </w:rPr>
        <w:t>XML DOM</w:t>
      </w:r>
      <w:r>
        <w:rPr>
          <w:rFonts w:hint="eastAsia"/>
        </w:rPr>
        <w:t>节点的设计，下面来说明一下这些节点是如何实现的。</w:t>
      </w:r>
    </w:p>
    <w:p w14:paraId="1F0F66B6" w14:textId="77777777" w:rsidR="008B1DE0" w:rsidRDefault="004347F7" w:rsidP="00CC1A3A">
      <w:pPr>
        <w:ind w:firstLine="420"/>
      </w:pPr>
      <w:r>
        <w:rPr>
          <w:rFonts w:hint="eastAsia"/>
        </w:rPr>
        <w:t>在创建缓冲式</w:t>
      </w:r>
      <w:r>
        <w:rPr>
          <w:rFonts w:hint="eastAsia"/>
        </w:rPr>
        <w:t>XML DOM</w:t>
      </w:r>
      <w:r>
        <w:rPr>
          <w:rFonts w:hint="eastAsia"/>
        </w:rPr>
        <w:t>节点时，不可置疑的需要用到</w:t>
      </w:r>
      <w:r w:rsidR="00B932E3">
        <w:rPr>
          <w:rFonts w:hint="eastAsia"/>
        </w:rPr>
        <w:t>已经生成的</w:t>
      </w:r>
      <w:r w:rsidR="00B932E3">
        <w:rPr>
          <w:rFonts w:hint="eastAsia"/>
        </w:rPr>
        <w:t>XML DOM</w:t>
      </w:r>
      <w:r w:rsidR="00B932E3">
        <w:rPr>
          <w:rFonts w:hint="eastAsia"/>
        </w:rPr>
        <w:t>中存储信息。因此，通过创建一个</w:t>
      </w:r>
      <w:r w:rsidR="00B932E3">
        <w:rPr>
          <w:rFonts w:hint="eastAsia"/>
        </w:rPr>
        <w:t>CreateDOMNode</w:t>
      </w:r>
      <w:r w:rsidR="00B932E3">
        <w:rPr>
          <w:rFonts w:hint="eastAsia"/>
        </w:rPr>
        <w:t>类，来进行</w:t>
      </w:r>
      <w:r w:rsidR="00B932E3">
        <w:rPr>
          <w:rFonts w:hint="eastAsia"/>
        </w:rPr>
        <w:t>XML DOM</w:t>
      </w:r>
      <w:r w:rsidR="00B932E3">
        <w:rPr>
          <w:rFonts w:hint="eastAsia"/>
        </w:rPr>
        <w:t>节点的封装。</w:t>
      </w:r>
      <w:r w:rsidR="00CC1A3A">
        <w:rPr>
          <w:rFonts w:hint="eastAsia"/>
        </w:rPr>
        <w:t>在章节</w:t>
      </w:r>
      <w:r w:rsidR="00CC1A3A">
        <w:rPr>
          <w:rFonts w:hint="eastAsia"/>
        </w:rPr>
        <w:t>4.2.1.1 DOM</w:t>
      </w:r>
      <w:r w:rsidR="00CC1A3A">
        <w:rPr>
          <w:rFonts w:hint="eastAsia"/>
        </w:rPr>
        <w:t>的设计中可以看到，</w:t>
      </w:r>
      <w:r w:rsidR="00CC1A3A">
        <w:rPr>
          <w:rFonts w:hint="eastAsia"/>
        </w:rPr>
        <w:t>DOM</w:t>
      </w:r>
      <w:r w:rsidR="00CC1A3A">
        <w:rPr>
          <w:rFonts w:hint="eastAsia"/>
        </w:rPr>
        <w:t>类中的</w:t>
      </w:r>
      <w:r w:rsidR="00CC1A3A">
        <w:rPr>
          <w:rFonts w:hint="eastAsia"/>
        </w:rPr>
        <w:t>CreateNode</w:t>
      </w:r>
      <w:r w:rsidR="00CC1A3A">
        <w:rPr>
          <w:rFonts w:hint="eastAsia"/>
        </w:rPr>
        <w:lastRenderedPageBreak/>
        <w:t>方法便是通过创建一个</w:t>
      </w:r>
      <w:r w:rsidR="00CC1A3A">
        <w:rPr>
          <w:rFonts w:hint="eastAsia"/>
        </w:rPr>
        <w:t>CreateDOMNode</w:t>
      </w:r>
      <w:r w:rsidR="00CC1A3A">
        <w:rPr>
          <w:rFonts w:hint="eastAsia"/>
        </w:rPr>
        <w:t>的实例来将</w:t>
      </w:r>
      <w:r w:rsidR="00CC1A3A">
        <w:rPr>
          <w:rFonts w:hint="eastAsia"/>
        </w:rPr>
        <w:t>XML DOM</w:t>
      </w:r>
      <w:r w:rsidR="00CC1A3A">
        <w:rPr>
          <w:rFonts w:hint="eastAsia"/>
        </w:rPr>
        <w:t>的信息传递给</w:t>
      </w:r>
      <w:r w:rsidR="00CC1A3A">
        <w:rPr>
          <w:rFonts w:hint="eastAsia"/>
        </w:rPr>
        <w:t>CreateDOMNode</w:t>
      </w:r>
      <w:r w:rsidR="00CC1A3A">
        <w:rPr>
          <w:rFonts w:hint="eastAsia"/>
        </w:rPr>
        <w:t>类，并通过该类中的方法来访问</w:t>
      </w:r>
      <w:r w:rsidR="00CC1A3A">
        <w:rPr>
          <w:rFonts w:hint="eastAsia"/>
        </w:rPr>
        <w:t>XML DOM</w:t>
      </w:r>
      <w:r w:rsidR="00CC1A3A">
        <w:rPr>
          <w:rFonts w:hint="eastAsia"/>
        </w:rPr>
        <w:t>中的信息。</w:t>
      </w:r>
    </w:p>
    <w:p w14:paraId="2CE41D53" w14:textId="77777777" w:rsidR="00CC1A3A" w:rsidRDefault="00CC1A3A" w:rsidP="009B55CF">
      <w:pPr>
        <w:ind w:firstLine="420"/>
      </w:pPr>
      <w:r>
        <w:rPr>
          <w:rFonts w:hint="eastAsia"/>
        </w:rPr>
        <w:t>在本课题中，负责创建封装</w:t>
      </w:r>
      <w:r>
        <w:rPr>
          <w:rFonts w:hint="eastAsia"/>
        </w:rPr>
        <w:t>XML DOM</w:t>
      </w:r>
      <w:r>
        <w:rPr>
          <w:rFonts w:hint="eastAsia"/>
        </w:rPr>
        <w:t>节点的</w:t>
      </w:r>
      <w:r>
        <w:rPr>
          <w:rFonts w:hint="eastAsia"/>
        </w:rPr>
        <w:t>CreateDOMNode</w:t>
      </w:r>
      <w:r>
        <w:rPr>
          <w:rFonts w:hint="eastAsia"/>
        </w:rPr>
        <w:t>类</w:t>
      </w:r>
      <w:r w:rsidR="009B55CF">
        <w:rPr>
          <w:rFonts w:hint="eastAsia"/>
        </w:rPr>
        <w:t>仅需要创建一个实例。因为节点的创建不仅耗时，而且占用内存空间，所以</w:t>
      </w:r>
      <w:r w:rsidR="009B55CF">
        <w:rPr>
          <w:rFonts w:hint="eastAsia"/>
        </w:rPr>
        <w:t>CreateDOMNode</w:t>
      </w:r>
      <w:r w:rsidR="009B55CF">
        <w:rPr>
          <w:rFonts w:hint="eastAsia"/>
        </w:rPr>
        <w:t>类使用单例模式实现。单例的构造函数是私有的，外部程序如果想要访问这个单例类的话，必须通过</w:t>
      </w:r>
      <w:r w:rsidR="009B55CF" w:rsidRPr="009B55CF">
        <w:t>GetInstance()</w:t>
      </w:r>
      <w:r w:rsidR="009B55CF">
        <w:rPr>
          <w:rFonts w:hint="eastAsia"/>
        </w:rPr>
        <w:t>来请求得到这个单例类的实例。</w:t>
      </w:r>
      <w:r w:rsidR="00F30801">
        <w:rPr>
          <w:rFonts w:hint="eastAsia"/>
        </w:rPr>
        <w:t>如果该单例类没有创建过实例则创建第一个实例，如果创建过了则返回该实例。因此，在</w:t>
      </w:r>
      <w:r w:rsidR="00F30801">
        <w:rPr>
          <w:rFonts w:hint="eastAsia"/>
        </w:rPr>
        <w:t>DOM</w:t>
      </w:r>
      <w:r w:rsidR="00F30801">
        <w:rPr>
          <w:rFonts w:hint="eastAsia"/>
        </w:rPr>
        <w:t>类中创建了</w:t>
      </w:r>
      <w:r w:rsidR="00F30801">
        <w:rPr>
          <w:rFonts w:hint="eastAsia"/>
        </w:rPr>
        <w:t>CreateDOMNode</w:t>
      </w:r>
      <w:r w:rsidR="00F30801">
        <w:rPr>
          <w:rFonts w:hint="eastAsia"/>
        </w:rPr>
        <w:t>类的实例之后，其他类想要调用</w:t>
      </w:r>
      <w:r w:rsidR="00F30801">
        <w:rPr>
          <w:rFonts w:hint="eastAsia"/>
        </w:rPr>
        <w:t>CreateDOMNode</w:t>
      </w:r>
      <w:r w:rsidR="00F30801">
        <w:rPr>
          <w:rFonts w:hint="eastAsia"/>
        </w:rPr>
        <w:t>类中的方法都需要通过</w:t>
      </w:r>
      <w:r w:rsidR="00F30801" w:rsidRPr="009B55CF">
        <w:t>GetInstance()</w:t>
      </w:r>
      <w:r w:rsidR="00F30801">
        <w:rPr>
          <w:rFonts w:hint="eastAsia"/>
        </w:rPr>
        <w:t>获取该实例进行操作。</w:t>
      </w:r>
    </w:p>
    <w:p w14:paraId="4645BE63" w14:textId="77777777" w:rsidR="003002C1" w:rsidRDefault="003002C1" w:rsidP="009B55CF">
      <w:pPr>
        <w:ind w:firstLine="420"/>
      </w:pPr>
      <w:r>
        <w:rPr>
          <w:rFonts w:hint="eastAsia"/>
        </w:rPr>
        <w:t>图</w:t>
      </w:r>
      <w:r>
        <w:rPr>
          <w:rFonts w:hint="eastAsia"/>
        </w:rPr>
        <w:t>4-11</w:t>
      </w:r>
      <w:r>
        <w:rPr>
          <w:rFonts w:hint="eastAsia"/>
        </w:rPr>
        <w:t>给出了</w:t>
      </w:r>
      <w:r>
        <w:rPr>
          <w:rFonts w:hint="eastAsia"/>
        </w:rPr>
        <w:t>CreateDOMNode</w:t>
      </w:r>
      <w:r>
        <w:rPr>
          <w:rFonts w:hint="eastAsia"/>
        </w:rPr>
        <w:t>类的类图。其中</w:t>
      </w:r>
      <w:r w:rsidR="0091032D">
        <w:rPr>
          <w:rFonts w:hint="eastAsia"/>
        </w:rPr>
        <w:t>createNode()</w:t>
      </w:r>
      <w:r w:rsidR="0091032D">
        <w:rPr>
          <w:rFonts w:hint="eastAsia"/>
        </w:rPr>
        <w:t>方法和</w:t>
      </w:r>
      <w:r w:rsidR="0091032D">
        <w:rPr>
          <w:rFonts w:hint="eastAsia"/>
        </w:rPr>
        <w:t>createChildNode()</w:t>
      </w:r>
      <w:r w:rsidR="004A4158">
        <w:rPr>
          <w:rFonts w:hint="eastAsia"/>
        </w:rPr>
        <w:t>方法</w:t>
      </w:r>
      <w:r w:rsidR="0091032D">
        <w:rPr>
          <w:rFonts w:hint="eastAsia"/>
        </w:rPr>
        <w:t>负责创建</w:t>
      </w:r>
      <w:r w:rsidR="0091032D">
        <w:rPr>
          <w:rFonts w:hint="eastAsia"/>
        </w:rPr>
        <w:t>DOMNode</w:t>
      </w:r>
      <w:r w:rsidR="004A4158">
        <w:rPr>
          <w:rFonts w:hint="eastAsia"/>
        </w:rPr>
        <w:t>节点。属性部分都是通过</w:t>
      </w:r>
      <w:r w:rsidR="004A4158">
        <w:rPr>
          <w:rFonts w:hint="eastAsia"/>
        </w:rPr>
        <w:t>DOM</w:t>
      </w:r>
      <w:r w:rsidR="004A4158">
        <w:rPr>
          <w:rFonts w:hint="eastAsia"/>
        </w:rPr>
        <w:t>类传递过来的指针。类中各个方法的含义和作用如表</w:t>
      </w:r>
      <w:r w:rsidR="00852323">
        <w:rPr>
          <w:rFonts w:hint="eastAsia"/>
        </w:rPr>
        <w:t>4-7</w:t>
      </w:r>
      <w:r w:rsidR="004A4158">
        <w:rPr>
          <w:rFonts w:hint="eastAsia"/>
        </w:rPr>
        <w:t>所示。</w:t>
      </w:r>
    </w:p>
    <w:p w14:paraId="7CA5AF82" w14:textId="77777777" w:rsidR="0091032D" w:rsidRDefault="0091032D" w:rsidP="0091032D">
      <w:pPr>
        <w:ind w:firstLine="420"/>
        <w:jc w:val="center"/>
      </w:pPr>
      <w:r>
        <w:object w:dxaOrig="4188" w:dyaOrig="5379" w14:anchorId="0DC457F6">
          <v:shape id="_x0000_i1049" type="#_x0000_t75" style="width:187.5pt;height:240.75pt" o:ole="">
            <v:imagedata r:id="rId58" o:title=""/>
          </v:shape>
          <o:OLEObject Type="Embed" ProgID="Visio.Drawing.11" ShapeID="_x0000_i1049" DrawAspect="Content" ObjectID="_1524916796" r:id="rId59"/>
        </w:object>
      </w:r>
    </w:p>
    <w:p w14:paraId="7B4AFC5E" w14:textId="77777777" w:rsidR="0091032D" w:rsidRDefault="0091032D" w:rsidP="0091032D">
      <w:pPr>
        <w:ind w:firstLine="420"/>
        <w:jc w:val="center"/>
      </w:pPr>
      <w:r>
        <w:rPr>
          <w:rFonts w:hint="eastAsia"/>
        </w:rPr>
        <w:t>图</w:t>
      </w:r>
      <w:r>
        <w:rPr>
          <w:rFonts w:hint="eastAsia"/>
        </w:rPr>
        <w:t>4-11 CreateDOMNode</w:t>
      </w:r>
      <w:r>
        <w:rPr>
          <w:rFonts w:hint="eastAsia"/>
        </w:rPr>
        <w:t>类类图</w:t>
      </w:r>
    </w:p>
    <w:p w14:paraId="06C0A2F4" w14:textId="77777777" w:rsidR="00BE6A7D" w:rsidRDefault="00BE6A7D" w:rsidP="0091032D">
      <w:pPr>
        <w:ind w:firstLine="420"/>
        <w:jc w:val="center"/>
      </w:pPr>
    </w:p>
    <w:p w14:paraId="27382769" w14:textId="77777777" w:rsidR="00050431" w:rsidRDefault="00050431" w:rsidP="0091032D">
      <w:pPr>
        <w:ind w:firstLine="420"/>
        <w:jc w:val="center"/>
      </w:pPr>
      <w:r>
        <w:rPr>
          <w:rFonts w:hint="eastAsia"/>
        </w:rPr>
        <w:t>表</w:t>
      </w:r>
      <w:r w:rsidR="00852323">
        <w:rPr>
          <w:rFonts w:hint="eastAsia"/>
        </w:rPr>
        <w:t>4-7</w:t>
      </w:r>
      <w:r>
        <w:rPr>
          <w:rFonts w:hint="eastAsia"/>
        </w:rPr>
        <w:t xml:space="preserve"> CreateDOMNode</w:t>
      </w:r>
      <w:r>
        <w:rPr>
          <w:rFonts w:hint="eastAsia"/>
        </w:rPr>
        <w:t>类中方法</w:t>
      </w:r>
    </w:p>
    <w:tbl>
      <w:tblPr>
        <w:tblStyle w:val="a6"/>
        <w:tblW w:w="0" w:type="auto"/>
        <w:tblInd w:w="534" w:type="dxa"/>
        <w:tblLook w:val="04A0" w:firstRow="1" w:lastRow="0" w:firstColumn="1" w:lastColumn="0" w:noHBand="0" w:noVBand="1"/>
      </w:tblPr>
      <w:tblGrid>
        <w:gridCol w:w="1984"/>
        <w:gridCol w:w="1559"/>
        <w:gridCol w:w="3969"/>
      </w:tblGrid>
      <w:tr w:rsidR="004A4158" w14:paraId="11EB48F3" w14:textId="77777777" w:rsidTr="00050431">
        <w:tc>
          <w:tcPr>
            <w:tcW w:w="1984" w:type="dxa"/>
          </w:tcPr>
          <w:p w14:paraId="304CA689" w14:textId="77777777" w:rsidR="004A4158" w:rsidRDefault="004A4158" w:rsidP="0091032D">
            <w:pPr>
              <w:jc w:val="center"/>
            </w:pPr>
            <w:r>
              <w:rPr>
                <w:rFonts w:hint="eastAsia"/>
              </w:rPr>
              <w:t>函数名</w:t>
            </w:r>
          </w:p>
        </w:tc>
        <w:tc>
          <w:tcPr>
            <w:tcW w:w="1559" w:type="dxa"/>
          </w:tcPr>
          <w:p w14:paraId="079DA2E0" w14:textId="77777777" w:rsidR="004A4158" w:rsidRDefault="004A4158" w:rsidP="0091032D">
            <w:pPr>
              <w:jc w:val="center"/>
            </w:pPr>
            <w:r>
              <w:rPr>
                <w:rFonts w:hint="eastAsia"/>
              </w:rPr>
              <w:t>返回值</w:t>
            </w:r>
          </w:p>
        </w:tc>
        <w:tc>
          <w:tcPr>
            <w:tcW w:w="3969" w:type="dxa"/>
          </w:tcPr>
          <w:p w14:paraId="457E1B54" w14:textId="77777777" w:rsidR="004A4158" w:rsidRDefault="004A4158" w:rsidP="0091032D">
            <w:pPr>
              <w:jc w:val="center"/>
            </w:pPr>
            <w:r>
              <w:rPr>
                <w:rFonts w:hint="eastAsia"/>
              </w:rPr>
              <w:t>含义及作用</w:t>
            </w:r>
          </w:p>
        </w:tc>
      </w:tr>
      <w:tr w:rsidR="004A4158" w14:paraId="592C5439" w14:textId="77777777" w:rsidTr="00050431">
        <w:tc>
          <w:tcPr>
            <w:tcW w:w="1984" w:type="dxa"/>
          </w:tcPr>
          <w:p w14:paraId="0A5A472E" w14:textId="77777777" w:rsidR="004A4158" w:rsidRDefault="004A4158" w:rsidP="0091032D">
            <w:pPr>
              <w:jc w:val="center"/>
            </w:pPr>
            <w:r>
              <w:rPr>
                <w:rFonts w:hint="eastAsia"/>
              </w:rPr>
              <w:t>assignment</w:t>
            </w:r>
          </w:p>
        </w:tc>
        <w:tc>
          <w:tcPr>
            <w:tcW w:w="1559" w:type="dxa"/>
          </w:tcPr>
          <w:p w14:paraId="44696C54" w14:textId="77777777" w:rsidR="004A4158" w:rsidRDefault="004A4158" w:rsidP="0091032D">
            <w:pPr>
              <w:jc w:val="center"/>
            </w:pPr>
            <w:r>
              <w:rPr>
                <w:rFonts w:hint="eastAsia"/>
              </w:rPr>
              <w:t>void</w:t>
            </w:r>
          </w:p>
        </w:tc>
        <w:tc>
          <w:tcPr>
            <w:tcW w:w="3969" w:type="dxa"/>
          </w:tcPr>
          <w:p w14:paraId="1B6DAA56" w14:textId="77777777" w:rsidR="004A4158" w:rsidRDefault="004A4158" w:rsidP="0091032D">
            <w:pPr>
              <w:jc w:val="center"/>
            </w:pPr>
            <w:r>
              <w:rPr>
                <w:rFonts w:hint="eastAsia"/>
              </w:rPr>
              <w:t>将</w:t>
            </w:r>
            <w:r>
              <w:rPr>
                <w:rFonts w:hint="eastAsia"/>
              </w:rPr>
              <w:t>XML DOM</w:t>
            </w:r>
            <w:r>
              <w:rPr>
                <w:rFonts w:hint="eastAsia"/>
              </w:rPr>
              <w:t>中信息传入类中</w:t>
            </w:r>
          </w:p>
        </w:tc>
      </w:tr>
      <w:tr w:rsidR="004A4158" w14:paraId="6A884AC6" w14:textId="77777777" w:rsidTr="00050431">
        <w:tc>
          <w:tcPr>
            <w:tcW w:w="1984" w:type="dxa"/>
          </w:tcPr>
          <w:p w14:paraId="14A7E447" w14:textId="77777777" w:rsidR="004A4158" w:rsidRDefault="004A4158" w:rsidP="0091032D">
            <w:pPr>
              <w:jc w:val="center"/>
            </w:pPr>
            <w:r>
              <w:rPr>
                <w:rFonts w:hint="eastAsia"/>
              </w:rPr>
              <w:t>getNsNum</w:t>
            </w:r>
          </w:p>
        </w:tc>
        <w:tc>
          <w:tcPr>
            <w:tcW w:w="1559" w:type="dxa"/>
          </w:tcPr>
          <w:p w14:paraId="07ED3BE8" w14:textId="77777777" w:rsidR="004A4158" w:rsidRDefault="00050431" w:rsidP="0091032D">
            <w:pPr>
              <w:jc w:val="center"/>
            </w:pPr>
            <w:r>
              <w:rPr>
                <w:rFonts w:hint="eastAsia"/>
              </w:rPr>
              <w:t>int</w:t>
            </w:r>
          </w:p>
        </w:tc>
        <w:tc>
          <w:tcPr>
            <w:tcW w:w="3969" w:type="dxa"/>
          </w:tcPr>
          <w:p w14:paraId="331FEB07" w14:textId="77777777" w:rsidR="004A4158" w:rsidRPr="004A4158" w:rsidRDefault="00050431" w:rsidP="0091032D">
            <w:pPr>
              <w:jc w:val="center"/>
            </w:pPr>
            <w:r>
              <w:rPr>
                <w:rFonts w:hint="eastAsia"/>
              </w:rPr>
              <w:t>获取命名空间个数</w:t>
            </w:r>
          </w:p>
        </w:tc>
      </w:tr>
      <w:tr w:rsidR="004A4158" w14:paraId="57FBF446" w14:textId="77777777" w:rsidTr="00050431">
        <w:tc>
          <w:tcPr>
            <w:tcW w:w="1984" w:type="dxa"/>
          </w:tcPr>
          <w:p w14:paraId="09A988F7" w14:textId="77777777" w:rsidR="004A4158" w:rsidRDefault="00050431" w:rsidP="0091032D">
            <w:pPr>
              <w:jc w:val="center"/>
            </w:pPr>
            <w:r>
              <w:rPr>
                <w:rFonts w:hint="eastAsia"/>
              </w:rPr>
              <w:t>getAttrNum</w:t>
            </w:r>
          </w:p>
        </w:tc>
        <w:tc>
          <w:tcPr>
            <w:tcW w:w="1559" w:type="dxa"/>
          </w:tcPr>
          <w:p w14:paraId="47F828F2" w14:textId="77777777" w:rsidR="004A4158" w:rsidRDefault="00050431" w:rsidP="0091032D">
            <w:pPr>
              <w:jc w:val="center"/>
            </w:pPr>
            <w:r>
              <w:rPr>
                <w:rFonts w:hint="eastAsia"/>
              </w:rPr>
              <w:t>int</w:t>
            </w:r>
          </w:p>
        </w:tc>
        <w:tc>
          <w:tcPr>
            <w:tcW w:w="3969" w:type="dxa"/>
          </w:tcPr>
          <w:p w14:paraId="1647B51E" w14:textId="77777777" w:rsidR="004A4158" w:rsidRDefault="00050431" w:rsidP="0091032D">
            <w:pPr>
              <w:jc w:val="center"/>
            </w:pPr>
            <w:r>
              <w:rPr>
                <w:rFonts w:hint="eastAsia"/>
              </w:rPr>
              <w:t>获取属性个数</w:t>
            </w:r>
          </w:p>
        </w:tc>
      </w:tr>
      <w:tr w:rsidR="004A4158" w14:paraId="3F7E985F" w14:textId="77777777" w:rsidTr="00050431">
        <w:tc>
          <w:tcPr>
            <w:tcW w:w="1984" w:type="dxa"/>
          </w:tcPr>
          <w:p w14:paraId="77D6F9FE" w14:textId="77777777" w:rsidR="004A4158" w:rsidRDefault="00050431" w:rsidP="0091032D">
            <w:pPr>
              <w:jc w:val="center"/>
            </w:pPr>
            <w:r>
              <w:rPr>
                <w:rFonts w:hint="eastAsia"/>
              </w:rPr>
              <w:lastRenderedPageBreak/>
              <w:t>getNodeNamePos</w:t>
            </w:r>
          </w:p>
        </w:tc>
        <w:tc>
          <w:tcPr>
            <w:tcW w:w="1559" w:type="dxa"/>
          </w:tcPr>
          <w:p w14:paraId="0D4179F1" w14:textId="77777777" w:rsidR="004A4158" w:rsidRDefault="00050431" w:rsidP="0091032D">
            <w:pPr>
              <w:jc w:val="center"/>
            </w:pPr>
            <w:r>
              <w:rPr>
                <w:rFonts w:hint="eastAsia"/>
              </w:rPr>
              <w:t>int</w:t>
            </w:r>
          </w:p>
        </w:tc>
        <w:tc>
          <w:tcPr>
            <w:tcW w:w="3969" w:type="dxa"/>
          </w:tcPr>
          <w:p w14:paraId="23EFBEFC" w14:textId="77777777" w:rsidR="004A4158" w:rsidRDefault="00050431" w:rsidP="0091032D">
            <w:pPr>
              <w:jc w:val="center"/>
            </w:pPr>
            <w:r>
              <w:rPr>
                <w:rFonts w:hint="eastAsia"/>
              </w:rPr>
              <w:t>获取节点名称位置</w:t>
            </w:r>
          </w:p>
        </w:tc>
      </w:tr>
      <w:tr w:rsidR="004A4158" w14:paraId="01FE9C06" w14:textId="77777777" w:rsidTr="00050431">
        <w:tc>
          <w:tcPr>
            <w:tcW w:w="1984" w:type="dxa"/>
          </w:tcPr>
          <w:p w14:paraId="76A851A5" w14:textId="77777777" w:rsidR="004A4158" w:rsidRDefault="00050431" w:rsidP="0091032D">
            <w:pPr>
              <w:jc w:val="center"/>
            </w:pPr>
            <w:r>
              <w:rPr>
                <w:rFonts w:hint="eastAsia"/>
              </w:rPr>
              <w:t>getNodeKind</w:t>
            </w:r>
          </w:p>
        </w:tc>
        <w:tc>
          <w:tcPr>
            <w:tcW w:w="1559" w:type="dxa"/>
          </w:tcPr>
          <w:p w14:paraId="32511EAE" w14:textId="77777777" w:rsidR="004A4158" w:rsidRDefault="00050431" w:rsidP="0091032D">
            <w:pPr>
              <w:jc w:val="center"/>
            </w:pPr>
            <w:r>
              <w:rPr>
                <w:rFonts w:hint="eastAsia"/>
              </w:rPr>
              <w:t>int</w:t>
            </w:r>
          </w:p>
        </w:tc>
        <w:tc>
          <w:tcPr>
            <w:tcW w:w="3969" w:type="dxa"/>
          </w:tcPr>
          <w:p w14:paraId="6D12B6E0" w14:textId="77777777" w:rsidR="004A4158" w:rsidRDefault="00050431" w:rsidP="0091032D">
            <w:pPr>
              <w:jc w:val="center"/>
            </w:pPr>
            <w:r>
              <w:rPr>
                <w:rFonts w:hint="eastAsia"/>
              </w:rPr>
              <w:t>获取节点类型</w:t>
            </w:r>
          </w:p>
        </w:tc>
      </w:tr>
      <w:tr w:rsidR="004A4158" w14:paraId="1E75B7EC" w14:textId="77777777" w:rsidTr="00050431">
        <w:tc>
          <w:tcPr>
            <w:tcW w:w="1984" w:type="dxa"/>
          </w:tcPr>
          <w:p w14:paraId="1FB45458" w14:textId="77777777" w:rsidR="004A4158" w:rsidRDefault="00050431" w:rsidP="0091032D">
            <w:pPr>
              <w:jc w:val="center"/>
            </w:pPr>
            <w:r>
              <w:rPr>
                <w:rFonts w:hint="eastAsia"/>
              </w:rPr>
              <w:t>getAttrValuePos</w:t>
            </w:r>
          </w:p>
        </w:tc>
        <w:tc>
          <w:tcPr>
            <w:tcW w:w="1559" w:type="dxa"/>
          </w:tcPr>
          <w:p w14:paraId="6414765B" w14:textId="77777777" w:rsidR="004A4158" w:rsidRDefault="00050431" w:rsidP="0091032D">
            <w:pPr>
              <w:jc w:val="center"/>
            </w:pPr>
            <w:r>
              <w:rPr>
                <w:rFonts w:hint="eastAsia"/>
              </w:rPr>
              <w:t>int</w:t>
            </w:r>
          </w:p>
        </w:tc>
        <w:tc>
          <w:tcPr>
            <w:tcW w:w="3969" w:type="dxa"/>
          </w:tcPr>
          <w:p w14:paraId="000D6F5B" w14:textId="77777777" w:rsidR="004A4158" w:rsidRDefault="00050431" w:rsidP="0091032D">
            <w:pPr>
              <w:jc w:val="center"/>
            </w:pPr>
            <w:r>
              <w:rPr>
                <w:rFonts w:hint="eastAsia"/>
              </w:rPr>
              <w:t>获取属性值位置</w:t>
            </w:r>
          </w:p>
        </w:tc>
      </w:tr>
      <w:tr w:rsidR="004A4158" w14:paraId="01EAA5A6" w14:textId="77777777" w:rsidTr="00050431">
        <w:tc>
          <w:tcPr>
            <w:tcW w:w="1984" w:type="dxa"/>
          </w:tcPr>
          <w:p w14:paraId="251DA59D" w14:textId="77777777" w:rsidR="004A4158" w:rsidRDefault="00050431" w:rsidP="0091032D">
            <w:pPr>
              <w:jc w:val="center"/>
            </w:pPr>
            <w:r>
              <w:rPr>
                <w:rFonts w:hint="eastAsia"/>
              </w:rPr>
              <w:t>getNodeName</w:t>
            </w:r>
          </w:p>
        </w:tc>
        <w:tc>
          <w:tcPr>
            <w:tcW w:w="1559" w:type="dxa"/>
          </w:tcPr>
          <w:p w14:paraId="7D674715" w14:textId="77777777" w:rsidR="004A4158" w:rsidRDefault="00050431" w:rsidP="0091032D">
            <w:pPr>
              <w:jc w:val="center"/>
            </w:pPr>
            <w:r>
              <w:rPr>
                <w:rFonts w:hint="eastAsia"/>
              </w:rPr>
              <w:t>string</w:t>
            </w:r>
          </w:p>
        </w:tc>
        <w:tc>
          <w:tcPr>
            <w:tcW w:w="3969" w:type="dxa"/>
          </w:tcPr>
          <w:p w14:paraId="7E1EE2AB" w14:textId="77777777" w:rsidR="004A4158" w:rsidRDefault="00050431" w:rsidP="0091032D">
            <w:pPr>
              <w:jc w:val="center"/>
            </w:pPr>
            <w:r>
              <w:rPr>
                <w:rFonts w:hint="eastAsia"/>
              </w:rPr>
              <w:t>获取节点名称</w:t>
            </w:r>
          </w:p>
        </w:tc>
      </w:tr>
      <w:tr w:rsidR="00050431" w14:paraId="3F24681E" w14:textId="77777777" w:rsidTr="00050431">
        <w:tc>
          <w:tcPr>
            <w:tcW w:w="1984" w:type="dxa"/>
          </w:tcPr>
          <w:p w14:paraId="21E17798" w14:textId="77777777" w:rsidR="00050431" w:rsidRDefault="00050431" w:rsidP="0091032D">
            <w:pPr>
              <w:jc w:val="center"/>
            </w:pPr>
            <w:r>
              <w:rPr>
                <w:rFonts w:hint="eastAsia"/>
              </w:rPr>
              <w:t>getNameValue</w:t>
            </w:r>
          </w:p>
        </w:tc>
        <w:tc>
          <w:tcPr>
            <w:tcW w:w="1559" w:type="dxa"/>
          </w:tcPr>
          <w:p w14:paraId="61B5D517" w14:textId="77777777" w:rsidR="00050431" w:rsidRDefault="00050431" w:rsidP="0091032D">
            <w:pPr>
              <w:jc w:val="center"/>
            </w:pPr>
            <w:r>
              <w:rPr>
                <w:rFonts w:hint="eastAsia"/>
              </w:rPr>
              <w:t>string</w:t>
            </w:r>
          </w:p>
        </w:tc>
        <w:tc>
          <w:tcPr>
            <w:tcW w:w="3969" w:type="dxa"/>
          </w:tcPr>
          <w:p w14:paraId="17BCC027" w14:textId="77777777" w:rsidR="00050431" w:rsidRDefault="00050431" w:rsidP="0091032D">
            <w:pPr>
              <w:jc w:val="center"/>
            </w:pPr>
            <w:r>
              <w:rPr>
                <w:rFonts w:hint="eastAsia"/>
              </w:rPr>
              <w:t>获取节点值</w:t>
            </w:r>
          </w:p>
        </w:tc>
      </w:tr>
    </w:tbl>
    <w:p w14:paraId="72BB1977" w14:textId="77777777" w:rsidR="004A4158" w:rsidRDefault="004A4158" w:rsidP="0091032D">
      <w:pPr>
        <w:ind w:firstLine="420"/>
        <w:jc w:val="center"/>
      </w:pPr>
    </w:p>
    <w:p w14:paraId="0ECCF0E1" w14:textId="77777777" w:rsidR="0091032D" w:rsidRDefault="0091032D" w:rsidP="009B55CF">
      <w:pPr>
        <w:ind w:firstLine="420"/>
      </w:pPr>
      <w:r>
        <w:rPr>
          <w:rFonts w:hint="eastAsia"/>
        </w:rPr>
        <w:t>不同的类型的节点对应不同的节点类，而</w:t>
      </w:r>
      <w:r>
        <w:rPr>
          <w:rFonts w:hint="eastAsia"/>
        </w:rPr>
        <w:t>DOMNode</w:t>
      </w:r>
      <w:r>
        <w:rPr>
          <w:rFonts w:hint="eastAsia"/>
        </w:rPr>
        <w:t>类作为基类派生这些不同的节点类。</w:t>
      </w:r>
      <w:r>
        <w:rPr>
          <w:rFonts w:hint="eastAsia"/>
        </w:rPr>
        <w:t>DOMNode</w:t>
      </w:r>
      <w:r>
        <w:rPr>
          <w:rFonts w:hint="eastAsia"/>
        </w:rPr>
        <w:t>类实现所有节点所需的方法，而不同类型的节点根据其自己本身的特性，选择是继承父类的方法还是通过多态来实现自己类中的方法。</w:t>
      </w:r>
      <w:r w:rsidR="00A514C8">
        <w:rPr>
          <w:rFonts w:hint="eastAsia"/>
        </w:rPr>
        <w:t>图</w:t>
      </w:r>
      <w:r w:rsidR="00A514C8">
        <w:rPr>
          <w:rFonts w:hint="eastAsia"/>
        </w:rPr>
        <w:t>4-12</w:t>
      </w:r>
      <w:r w:rsidR="00A514C8">
        <w:rPr>
          <w:rFonts w:hint="eastAsia"/>
        </w:rPr>
        <w:t>所示为</w:t>
      </w:r>
      <w:r w:rsidR="00A514C8">
        <w:rPr>
          <w:rFonts w:hint="eastAsia"/>
        </w:rPr>
        <w:t>DOMNode</w:t>
      </w:r>
      <w:r w:rsidR="00A514C8">
        <w:rPr>
          <w:rFonts w:hint="eastAsia"/>
        </w:rPr>
        <w:t>类类图。</w:t>
      </w:r>
      <w:r w:rsidR="006C6DDA">
        <w:rPr>
          <w:rFonts w:hint="eastAsia"/>
        </w:rPr>
        <w:t>其中</w:t>
      </w:r>
      <w:r w:rsidR="006C6DDA">
        <w:rPr>
          <w:rFonts w:hint="eastAsia"/>
        </w:rPr>
        <w:t>GetChildNode</w:t>
      </w:r>
      <w:r w:rsidR="006C6DDA">
        <w:rPr>
          <w:rFonts w:hint="eastAsia"/>
        </w:rPr>
        <w:t>和</w:t>
      </w:r>
      <w:r w:rsidR="006C6DDA">
        <w:rPr>
          <w:rFonts w:hint="eastAsia"/>
        </w:rPr>
        <w:t>GetAttrNode</w:t>
      </w:r>
      <w:r w:rsidR="006C6DDA">
        <w:rPr>
          <w:rFonts w:hint="eastAsia"/>
        </w:rPr>
        <w:t>分别是为查找某一节点所有孩子和为查找某一元素节点所有属性所创建的类。</w:t>
      </w:r>
    </w:p>
    <w:p w14:paraId="6741AAF2" w14:textId="77777777" w:rsidR="00A514C8" w:rsidRDefault="006C6DDA" w:rsidP="006C6DDA">
      <w:r>
        <w:object w:dxaOrig="13833" w:dyaOrig="7027" w14:anchorId="406F2C25">
          <v:shape id="_x0000_i1050" type="#_x0000_t75" style="width:414.75pt;height:211.5pt" o:ole="">
            <v:imagedata r:id="rId60" o:title=""/>
          </v:shape>
          <o:OLEObject Type="Embed" ProgID="Visio.Drawing.11" ShapeID="_x0000_i1050" DrawAspect="Content" ObjectID="_1524916797" r:id="rId61"/>
        </w:object>
      </w:r>
    </w:p>
    <w:p w14:paraId="5D48037E" w14:textId="77777777" w:rsidR="006C6DDA" w:rsidRDefault="002D4BDE" w:rsidP="002D4BDE">
      <w:pPr>
        <w:jc w:val="center"/>
      </w:pPr>
      <w:r>
        <w:rPr>
          <w:rFonts w:hint="eastAsia"/>
        </w:rPr>
        <w:t>图</w:t>
      </w:r>
      <w:r>
        <w:rPr>
          <w:rFonts w:hint="eastAsia"/>
        </w:rPr>
        <w:t>4-12 DOMNode</w:t>
      </w:r>
      <w:r>
        <w:rPr>
          <w:rFonts w:hint="eastAsia"/>
        </w:rPr>
        <w:t>类类图</w:t>
      </w:r>
    </w:p>
    <w:p w14:paraId="2EBAE319" w14:textId="77777777" w:rsidR="002D4BDE" w:rsidRDefault="00E341CD" w:rsidP="004A6808">
      <w:pPr>
        <w:ind w:firstLineChars="200" w:firstLine="480"/>
      </w:pPr>
      <w:r>
        <w:rPr>
          <w:rFonts w:hint="eastAsia"/>
        </w:rPr>
        <w:t>综上所述，</w:t>
      </w:r>
      <w:r>
        <w:rPr>
          <w:rFonts w:hint="eastAsia"/>
        </w:rPr>
        <w:t>CreateDOMNode</w:t>
      </w:r>
      <w:r>
        <w:rPr>
          <w:rFonts w:hint="eastAsia"/>
        </w:rPr>
        <w:t>类根据需要将</w:t>
      </w:r>
      <w:r>
        <w:rPr>
          <w:rFonts w:hint="eastAsia"/>
        </w:rPr>
        <w:t>XML DOM</w:t>
      </w:r>
      <w:r>
        <w:rPr>
          <w:rFonts w:hint="eastAsia"/>
        </w:rPr>
        <w:t>内存储的</w:t>
      </w:r>
      <w:r>
        <w:rPr>
          <w:rFonts w:hint="eastAsia"/>
        </w:rPr>
        <w:t>XML</w:t>
      </w:r>
      <w:r>
        <w:rPr>
          <w:rFonts w:hint="eastAsia"/>
        </w:rPr>
        <w:t>数据流信息转化为</w:t>
      </w:r>
      <w:r>
        <w:rPr>
          <w:rFonts w:hint="eastAsia"/>
        </w:rPr>
        <w:t>XML DOM</w:t>
      </w:r>
      <w:r>
        <w:rPr>
          <w:rFonts w:hint="eastAsia"/>
        </w:rPr>
        <w:t>节点信息，创建出相应的节点。而转化过程如图</w:t>
      </w:r>
      <w:r>
        <w:rPr>
          <w:rFonts w:hint="eastAsia"/>
        </w:rPr>
        <w:t>4-13</w:t>
      </w:r>
      <w:r>
        <w:rPr>
          <w:rFonts w:hint="eastAsia"/>
        </w:rPr>
        <w:t>所示。</w:t>
      </w:r>
    </w:p>
    <w:p w14:paraId="52A70641" w14:textId="77777777" w:rsidR="00982BB0" w:rsidRDefault="008D527F" w:rsidP="008D527F">
      <w:pPr>
        <w:jc w:val="center"/>
      </w:pPr>
      <w:r>
        <w:object w:dxaOrig="8445" w:dyaOrig="5270" w14:anchorId="03FD4EA1">
          <v:shape id="_x0000_i1051" type="#_x0000_t75" style="width:354pt;height:221.25pt" o:ole="">
            <v:imagedata r:id="rId62" o:title=""/>
          </v:shape>
          <o:OLEObject Type="Embed" ProgID="Visio.Drawing.11" ShapeID="_x0000_i1051" DrawAspect="Content" ObjectID="_1524916798" r:id="rId63"/>
        </w:object>
      </w:r>
    </w:p>
    <w:p w14:paraId="6CA7D316" w14:textId="77777777" w:rsidR="008D527F" w:rsidRDefault="008D527F" w:rsidP="008D527F">
      <w:pPr>
        <w:jc w:val="center"/>
      </w:pPr>
      <w:r>
        <w:rPr>
          <w:rFonts w:hint="eastAsia"/>
        </w:rPr>
        <w:t>图</w:t>
      </w:r>
      <w:r>
        <w:rPr>
          <w:rFonts w:hint="eastAsia"/>
        </w:rPr>
        <w:t>4-13 XML DOM</w:t>
      </w:r>
      <w:r>
        <w:rPr>
          <w:rFonts w:hint="eastAsia"/>
        </w:rPr>
        <w:t>存储信息转化为节点信息举例</w:t>
      </w:r>
    </w:p>
    <w:p w14:paraId="7D59ED46" w14:textId="77777777" w:rsidR="00586366" w:rsidRPr="009B55CF" w:rsidRDefault="00586366" w:rsidP="00586366">
      <w:r>
        <w:rPr>
          <w:rFonts w:hint="eastAsia"/>
        </w:rPr>
        <w:t xml:space="preserve">    </w:t>
      </w:r>
      <w:r>
        <w:rPr>
          <w:rFonts w:hint="eastAsia"/>
        </w:rPr>
        <w:t>如上图，假设该节点为结构最为复杂的元素节点，该节点已经获取到自己的存储信息。可以根据节点特征码所在位置去获取该节点的节点特征码。便可以根据其节点特征码获取该节点的属性个数，节点名称位置，有无孩子，节点类型等信息（</w:t>
      </w:r>
      <w:bookmarkStart w:id="195" w:name="_GoBack"/>
      <w:bookmarkEnd w:id="195"/>
      <w:r>
        <w:rPr>
          <w:rFonts w:hint="eastAsia"/>
        </w:rPr>
        <w:t>如章节</w:t>
      </w:r>
      <w:r>
        <w:rPr>
          <w:rFonts w:hint="eastAsia"/>
        </w:rPr>
        <w:t>3.1.1</w:t>
      </w:r>
      <w:r>
        <w:rPr>
          <w:rFonts w:hint="eastAsia"/>
        </w:rPr>
        <w:t>中介绍节点特征码结构）。在这之后，便可以根据章节</w:t>
      </w:r>
      <w:r>
        <w:rPr>
          <w:rFonts w:hint="eastAsia"/>
        </w:rPr>
        <w:t>3.1.1</w:t>
      </w:r>
      <w:r>
        <w:rPr>
          <w:rFonts w:hint="eastAsia"/>
        </w:rPr>
        <w:t>中提到的该节点的存储结构去获取该节点的父节点，后继兄弟节点以及第一个孩子节点的位置信息，根据它们的位置来进一步获取它们的节点特征码。</w:t>
      </w:r>
      <w:r w:rsidR="00EB4491">
        <w:rPr>
          <w:rFonts w:hint="eastAsia"/>
        </w:rPr>
        <w:t>例如，如果想知道图</w:t>
      </w:r>
      <w:r w:rsidR="00EB4491">
        <w:rPr>
          <w:rFonts w:hint="eastAsia"/>
        </w:rPr>
        <w:t>4-13</w:t>
      </w:r>
      <w:r w:rsidR="00EB4491">
        <w:rPr>
          <w:rFonts w:hint="eastAsia"/>
        </w:rPr>
        <w:t>中元素节点的名称，只需要获取该元素节点的特征码，通过获取其特征码的相应位来得知其节点名称存储的位置，到</w:t>
      </w:r>
      <w:r w:rsidR="00EB4491">
        <w:rPr>
          <w:rFonts w:hint="eastAsia"/>
        </w:rPr>
        <w:t>elementNames</w:t>
      </w:r>
      <w:r w:rsidR="00EB4491">
        <w:rPr>
          <w:rFonts w:hint="eastAsia"/>
        </w:rPr>
        <w:t>数组中的相应位置便可以获取到该节点的名称了。在程序中，通过</w:t>
      </w:r>
      <w:r w:rsidR="00EB4491">
        <w:rPr>
          <w:rFonts w:hint="eastAsia"/>
        </w:rPr>
        <w:t>DOMNode</w:t>
      </w:r>
      <w:r w:rsidR="00EB4491">
        <w:rPr>
          <w:rFonts w:hint="eastAsia"/>
        </w:rPr>
        <w:t>类的</w:t>
      </w:r>
      <w:r w:rsidR="00EB4491">
        <w:rPr>
          <w:rFonts w:hint="eastAsia"/>
        </w:rPr>
        <w:t>getNodeName()</w:t>
      </w:r>
      <w:r w:rsidR="00EB4491">
        <w:rPr>
          <w:rFonts w:hint="eastAsia"/>
        </w:rPr>
        <w:t>方法来实现这一过程。</w:t>
      </w:r>
    </w:p>
    <w:p w14:paraId="7DF0810D" w14:textId="77777777" w:rsidR="00165381" w:rsidRPr="00165381" w:rsidRDefault="00A01D9E" w:rsidP="00795791">
      <w:pPr>
        <w:pStyle w:val="2"/>
      </w:pPr>
      <w:bookmarkStart w:id="196" w:name="_Toc450930624"/>
      <w:r>
        <w:rPr>
          <w:rFonts w:hint="eastAsia"/>
        </w:rPr>
        <w:t>Xpath</w:t>
      </w:r>
      <w:r w:rsidR="00165381">
        <w:rPr>
          <w:rFonts w:hint="eastAsia"/>
        </w:rPr>
        <w:t>查询</w:t>
      </w:r>
      <w:r>
        <w:rPr>
          <w:rFonts w:hint="eastAsia"/>
        </w:rPr>
        <w:t>的实现</w:t>
      </w:r>
      <w:bookmarkEnd w:id="196"/>
    </w:p>
    <w:p w14:paraId="0E93BBD9" w14:textId="77777777" w:rsidR="00A01D9E" w:rsidRDefault="00165381" w:rsidP="0045465A">
      <w:pPr>
        <w:pStyle w:val="3"/>
      </w:pPr>
      <w:bookmarkStart w:id="197" w:name="_Toc450930625"/>
      <w:r>
        <w:rPr>
          <w:rFonts w:hint="eastAsia"/>
        </w:rPr>
        <w:t>Xpath</w:t>
      </w:r>
      <w:r>
        <w:rPr>
          <w:rFonts w:hint="eastAsia"/>
        </w:rPr>
        <w:t>的处理</w:t>
      </w:r>
      <w:bookmarkEnd w:id="197"/>
    </w:p>
    <w:p w14:paraId="549A2B81" w14:textId="77777777" w:rsidR="0058203F" w:rsidRDefault="00A32EF5" w:rsidP="004A6808">
      <w:pPr>
        <w:ind w:firstLineChars="200" w:firstLine="480"/>
      </w:pPr>
      <w:r>
        <w:rPr>
          <w:rFonts w:hint="eastAsia"/>
        </w:rPr>
        <w:t>章节</w:t>
      </w:r>
      <w:r>
        <w:rPr>
          <w:rFonts w:hint="eastAsia"/>
        </w:rPr>
        <w:t>2.4.1</w:t>
      </w:r>
      <w:r>
        <w:rPr>
          <w:rFonts w:hint="eastAsia"/>
        </w:rPr>
        <w:t>中介绍，</w:t>
      </w:r>
      <w:r>
        <w:rPr>
          <w:rFonts w:hint="eastAsia"/>
        </w:rPr>
        <w:t>Xpath</w:t>
      </w:r>
      <w:r>
        <w:rPr>
          <w:rFonts w:hint="eastAsia"/>
        </w:rPr>
        <w:t>通过路径表达式查询</w:t>
      </w:r>
      <w:r>
        <w:rPr>
          <w:rFonts w:hint="eastAsia"/>
        </w:rPr>
        <w:t>XML</w:t>
      </w:r>
      <w:r>
        <w:rPr>
          <w:rFonts w:hint="eastAsia"/>
        </w:rPr>
        <w:t>文档中的信息。章节</w:t>
      </w:r>
      <w:r>
        <w:rPr>
          <w:rFonts w:hint="eastAsia"/>
        </w:rPr>
        <w:t>3.2.2</w:t>
      </w:r>
      <w:r>
        <w:rPr>
          <w:rFonts w:hint="eastAsia"/>
        </w:rPr>
        <w:t>中也介绍了</w:t>
      </w:r>
      <w:r>
        <w:rPr>
          <w:rFonts w:hint="eastAsia"/>
        </w:rPr>
        <w:t>Xpath</w:t>
      </w:r>
      <w:r>
        <w:rPr>
          <w:rFonts w:hint="eastAsia"/>
        </w:rPr>
        <w:t>模块接口的设计。因此，很容易根据</w:t>
      </w:r>
      <w:r>
        <w:rPr>
          <w:rFonts w:hint="eastAsia"/>
        </w:rPr>
        <w:t>Xpath</w:t>
      </w:r>
      <w:r>
        <w:rPr>
          <w:rFonts w:hint="eastAsia"/>
        </w:rPr>
        <w:t>查询的特点以及接口的设计来进行实现。首先，通过</w:t>
      </w:r>
      <w:r>
        <w:rPr>
          <w:rFonts w:hint="eastAsia"/>
        </w:rPr>
        <w:t>Xpath</w:t>
      </w:r>
      <w:r>
        <w:rPr>
          <w:rFonts w:hint="eastAsia"/>
        </w:rPr>
        <w:t>对象来接收</w:t>
      </w:r>
      <w:r>
        <w:rPr>
          <w:rFonts w:hint="eastAsia"/>
        </w:rPr>
        <w:t>Xpath</w:t>
      </w:r>
      <w:r>
        <w:rPr>
          <w:rFonts w:hint="eastAsia"/>
        </w:rPr>
        <w:t>路径表达式解析之后的结果。</w:t>
      </w:r>
    </w:p>
    <w:p w14:paraId="3983CC21" w14:textId="77777777" w:rsidR="002E33A9" w:rsidRDefault="00857C4A" w:rsidP="002E33A9">
      <w:pPr>
        <w:jc w:val="center"/>
      </w:pPr>
      <w:r>
        <w:object w:dxaOrig="7716" w:dyaOrig="1848" w14:anchorId="27BE1908">
          <v:shape id="_x0000_i1052" type="#_x0000_t75" style="width:343.5pt;height:81.75pt" o:ole="">
            <v:imagedata r:id="rId64" o:title=""/>
          </v:shape>
          <o:OLEObject Type="Embed" ProgID="Visio.Drawing.11" ShapeID="_x0000_i1052" DrawAspect="Content" ObjectID="_1524916799" r:id="rId65"/>
        </w:object>
      </w:r>
    </w:p>
    <w:p w14:paraId="103AE6C8" w14:textId="77777777" w:rsidR="002E33A9" w:rsidRDefault="002E33A9" w:rsidP="002E33A9">
      <w:pPr>
        <w:jc w:val="center"/>
      </w:pPr>
      <w:r>
        <w:rPr>
          <w:rFonts w:hint="eastAsia"/>
        </w:rPr>
        <w:t>图</w:t>
      </w:r>
      <w:r>
        <w:rPr>
          <w:rFonts w:hint="eastAsia"/>
        </w:rPr>
        <w:t>4-14 Xpath</w:t>
      </w:r>
      <w:r>
        <w:rPr>
          <w:rFonts w:hint="eastAsia"/>
        </w:rPr>
        <w:t>类的类图</w:t>
      </w:r>
    </w:p>
    <w:p w14:paraId="3EB44380" w14:textId="77777777" w:rsidR="002E33A9" w:rsidRDefault="002E33A9" w:rsidP="00A00027">
      <w:pPr>
        <w:ind w:firstLine="420"/>
      </w:pPr>
      <w:r>
        <w:rPr>
          <w:rFonts w:hint="eastAsia"/>
        </w:rPr>
        <w:t>如图</w:t>
      </w:r>
      <w:r>
        <w:rPr>
          <w:rFonts w:hint="eastAsia"/>
        </w:rPr>
        <w:t>4-14</w:t>
      </w:r>
      <w:r w:rsidR="00857C4A">
        <w:rPr>
          <w:rFonts w:hint="eastAsia"/>
        </w:rPr>
        <w:t>所示，通过创建一个名为</w:t>
      </w:r>
      <w:r w:rsidR="00857C4A">
        <w:rPr>
          <w:rFonts w:hint="eastAsia"/>
        </w:rPr>
        <w:t>Query</w:t>
      </w:r>
      <w:r w:rsidR="00857C4A">
        <w:rPr>
          <w:rFonts w:hint="eastAsia"/>
        </w:rPr>
        <w:t>的结构体来实现。</w:t>
      </w:r>
      <w:r w:rsidR="00857C4A">
        <w:rPr>
          <w:rFonts w:hint="eastAsia"/>
        </w:rPr>
        <w:t>Query</w:t>
      </w:r>
      <w:r w:rsidR="00857C4A">
        <w:rPr>
          <w:rFonts w:hint="eastAsia"/>
        </w:rPr>
        <w:t>结构体内部有两个成员变量：</w:t>
      </w:r>
      <w:r w:rsidR="00857C4A">
        <w:rPr>
          <w:rFonts w:hint="eastAsia"/>
        </w:rPr>
        <w:t>operation</w:t>
      </w:r>
      <w:r w:rsidR="00857C4A">
        <w:rPr>
          <w:rFonts w:hint="eastAsia"/>
        </w:rPr>
        <w:t>和</w:t>
      </w:r>
      <w:r w:rsidR="00857C4A">
        <w:rPr>
          <w:rFonts w:hint="eastAsia"/>
        </w:rPr>
        <w:t>nodename</w:t>
      </w:r>
      <w:r w:rsidR="00857C4A">
        <w:rPr>
          <w:rFonts w:hint="eastAsia"/>
        </w:rPr>
        <w:t>。它们分别表示要进行的操作以及操作对象的名称。</w:t>
      </w:r>
      <w:r w:rsidR="008B4909">
        <w:rPr>
          <w:rFonts w:hint="eastAsia"/>
        </w:rPr>
        <w:t>由于只是简单查询，因此只提供两种查询操作。</w:t>
      </w:r>
      <w:r w:rsidR="008B4909">
        <w:rPr>
          <w:rFonts w:hint="eastAsia"/>
        </w:rPr>
        <w:t>ONE_CHILD</w:t>
      </w:r>
      <w:r w:rsidR="008B4909">
        <w:rPr>
          <w:rFonts w:hint="eastAsia"/>
        </w:rPr>
        <w:t>操作指的是路径表达式中的“</w:t>
      </w:r>
      <w:r w:rsidR="008B4909">
        <w:rPr>
          <w:rFonts w:hint="eastAsia"/>
        </w:rPr>
        <w:t>/</w:t>
      </w:r>
      <w:r w:rsidR="008B4909">
        <w:rPr>
          <w:rFonts w:hint="eastAsia"/>
        </w:rPr>
        <w:t>”，而</w:t>
      </w:r>
      <w:r w:rsidR="008B4909">
        <w:rPr>
          <w:rFonts w:hint="eastAsia"/>
        </w:rPr>
        <w:t>ALL_CHILD</w:t>
      </w:r>
      <w:r w:rsidR="008B4909">
        <w:rPr>
          <w:rFonts w:hint="eastAsia"/>
        </w:rPr>
        <w:t>操作指的则是路径表达式中的“</w:t>
      </w:r>
      <w:r w:rsidR="008B4909">
        <w:rPr>
          <w:rFonts w:hint="eastAsia"/>
        </w:rPr>
        <w:t>//</w:t>
      </w:r>
      <w:r w:rsidR="008B4909">
        <w:rPr>
          <w:rFonts w:hint="eastAsia"/>
        </w:rPr>
        <w:t>”。</w:t>
      </w:r>
      <w:r w:rsidR="00A00027">
        <w:rPr>
          <w:rFonts w:hint="eastAsia"/>
        </w:rPr>
        <w:t>通过创建一个</w:t>
      </w:r>
      <w:r w:rsidR="00A00027">
        <w:rPr>
          <w:rFonts w:hint="eastAsia"/>
        </w:rPr>
        <w:t>Query</w:t>
      </w:r>
      <w:r w:rsidR="00A00027">
        <w:rPr>
          <w:rFonts w:hint="eastAsia"/>
        </w:rPr>
        <w:t>类型的一维数组来接收各种</w:t>
      </w:r>
      <w:r w:rsidR="00A00027">
        <w:rPr>
          <w:rFonts w:hint="eastAsia"/>
        </w:rPr>
        <w:t>Xpath</w:t>
      </w:r>
      <w:r w:rsidR="00A00027">
        <w:rPr>
          <w:rFonts w:hint="eastAsia"/>
        </w:rPr>
        <w:t>路径表达式的解析结果，在本程序中进行简单的指定查询。查询实例如图</w:t>
      </w:r>
      <w:r w:rsidR="00A00027">
        <w:rPr>
          <w:rFonts w:hint="eastAsia"/>
        </w:rPr>
        <w:t>4-15</w:t>
      </w:r>
      <w:r w:rsidR="00A00027">
        <w:rPr>
          <w:rFonts w:hint="eastAsia"/>
        </w:rPr>
        <w:t>所示。</w:t>
      </w:r>
    </w:p>
    <w:p w14:paraId="248E4BDC" w14:textId="77777777" w:rsidR="00A00027" w:rsidRDefault="003E0939" w:rsidP="006B366C">
      <w:pPr>
        <w:jc w:val="center"/>
      </w:pPr>
      <w:r>
        <w:object w:dxaOrig="4307" w:dyaOrig="2368" w14:anchorId="42D317A1">
          <v:shape id="_x0000_i1053" type="#_x0000_t75" style="width:203.25pt;height:111.75pt" o:ole="">
            <v:imagedata r:id="rId66" o:title=""/>
          </v:shape>
          <o:OLEObject Type="Embed" ProgID="Visio.Drawing.11" ShapeID="_x0000_i1053" DrawAspect="Content" ObjectID="_1524916800" r:id="rId67"/>
        </w:object>
      </w:r>
    </w:p>
    <w:p w14:paraId="0200FFE8" w14:textId="77777777" w:rsidR="006B366C" w:rsidRPr="002E33A9" w:rsidRDefault="006B366C" w:rsidP="00BE7B96">
      <w:pPr>
        <w:jc w:val="center"/>
      </w:pPr>
      <w:r>
        <w:rPr>
          <w:rFonts w:hint="eastAsia"/>
        </w:rPr>
        <w:t>图</w:t>
      </w:r>
      <w:r>
        <w:rPr>
          <w:rFonts w:hint="eastAsia"/>
        </w:rPr>
        <w:t>4-15 Xpath</w:t>
      </w:r>
      <w:r>
        <w:rPr>
          <w:rFonts w:hint="eastAsia"/>
        </w:rPr>
        <w:t>查询处理实例</w:t>
      </w:r>
    </w:p>
    <w:p w14:paraId="7B66179B" w14:textId="77777777" w:rsidR="00A01D9E" w:rsidRDefault="00165381" w:rsidP="0045465A">
      <w:pPr>
        <w:pStyle w:val="3"/>
      </w:pPr>
      <w:bookmarkStart w:id="198" w:name="_Toc450930626"/>
      <w:r>
        <w:rPr>
          <w:rFonts w:hint="eastAsia"/>
        </w:rPr>
        <w:t>Xpath</w:t>
      </w:r>
      <w:r>
        <w:rPr>
          <w:rFonts w:hint="eastAsia"/>
        </w:rPr>
        <w:t>的查询</w:t>
      </w:r>
      <w:bookmarkEnd w:id="198"/>
    </w:p>
    <w:p w14:paraId="16A49B96" w14:textId="77777777" w:rsidR="0058203F" w:rsidRDefault="00BE7B96" w:rsidP="004A6808">
      <w:pPr>
        <w:ind w:firstLineChars="200" w:firstLine="480"/>
      </w:pPr>
      <w:r>
        <w:rPr>
          <w:rFonts w:hint="eastAsia"/>
        </w:rPr>
        <w:t>Xpath</w:t>
      </w:r>
      <w:r>
        <w:rPr>
          <w:rFonts w:hint="eastAsia"/>
        </w:rPr>
        <w:t>的查询通过</w:t>
      </w:r>
      <w:r>
        <w:rPr>
          <w:rFonts w:hint="eastAsia"/>
        </w:rPr>
        <w:t>Xpath_Query</w:t>
      </w:r>
      <w:r>
        <w:rPr>
          <w:rFonts w:hint="eastAsia"/>
        </w:rPr>
        <w:t>类实现，需要获取根节点以及</w:t>
      </w:r>
      <w:r>
        <w:rPr>
          <w:rFonts w:hint="eastAsia"/>
        </w:rPr>
        <w:t>Xpath</w:t>
      </w:r>
      <w:r>
        <w:rPr>
          <w:rFonts w:hint="eastAsia"/>
        </w:rPr>
        <w:t>对象的指针。图</w:t>
      </w:r>
      <w:r>
        <w:rPr>
          <w:rFonts w:hint="eastAsia"/>
        </w:rPr>
        <w:t>4-16</w:t>
      </w:r>
      <w:r>
        <w:rPr>
          <w:rFonts w:hint="eastAsia"/>
        </w:rPr>
        <w:t>给出了</w:t>
      </w:r>
      <w:r>
        <w:rPr>
          <w:rFonts w:hint="eastAsia"/>
        </w:rPr>
        <w:t>Xpath_Query</w:t>
      </w:r>
      <w:r>
        <w:rPr>
          <w:rFonts w:hint="eastAsia"/>
        </w:rPr>
        <w:t>类的类图</w:t>
      </w:r>
      <w:r w:rsidR="003E0939">
        <w:rPr>
          <w:rFonts w:hint="eastAsia"/>
        </w:rPr>
        <w:t>。</w:t>
      </w:r>
      <w:r w:rsidR="003E0939">
        <w:rPr>
          <w:rFonts w:hint="eastAsia"/>
        </w:rPr>
        <w:t>startQuery</w:t>
      </w:r>
      <w:r w:rsidR="003E0939">
        <w:rPr>
          <w:rFonts w:hint="eastAsia"/>
        </w:rPr>
        <w:t>方法作为接口接收</w:t>
      </w:r>
      <w:r w:rsidR="003E0939">
        <w:rPr>
          <w:rFonts w:hint="eastAsia"/>
        </w:rPr>
        <w:t>Xpath</w:t>
      </w:r>
      <w:r w:rsidR="003E0939">
        <w:rPr>
          <w:rFonts w:hint="eastAsia"/>
        </w:rPr>
        <w:t>对象指针。根据要进行的操作以及操作对象名称调用</w:t>
      </w:r>
      <w:r w:rsidR="003E0939">
        <w:rPr>
          <w:rFonts w:hint="eastAsia"/>
        </w:rPr>
        <w:t>getOneChild()</w:t>
      </w:r>
      <w:r w:rsidR="003E0939">
        <w:rPr>
          <w:rFonts w:hint="eastAsia"/>
        </w:rPr>
        <w:t>或是</w:t>
      </w:r>
      <w:r w:rsidR="003E0939">
        <w:rPr>
          <w:rFonts w:hint="eastAsia"/>
        </w:rPr>
        <w:t>getAllChild()</w:t>
      </w:r>
      <w:r w:rsidR="003E0939">
        <w:rPr>
          <w:rFonts w:hint="eastAsia"/>
        </w:rPr>
        <w:t>方法从根节点开始遍历各节点进行查询，将中间的查询结果保存在</w:t>
      </w:r>
      <w:r w:rsidR="003E0939">
        <w:rPr>
          <w:rFonts w:hint="eastAsia"/>
        </w:rPr>
        <w:t>handleList</w:t>
      </w:r>
      <w:r w:rsidR="003E0939">
        <w:rPr>
          <w:rFonts w:hint="eastAsia"/>
        </w:rPr>
        <w:t>列表中，并将最后的查询结果保存在</w:t>
      </w:r>
      <w:r w:rsidR="003E0939">
        <w:rPr>
          <w:rFonts w:hint="eastAsia"/>
        </w:rPr>
        <w:t>resultList</w:t>
      </w:r>
      <w:r w:rsidR="003E0939">
        <w:rPr>
          <w:rFonts w:hint="eastAsia"/>
        </w:rPr>
        <w:t>列表中。图</w:t>
      </w:r>
      <w:r w:rsidR="003E0939">
        <w:rPr>
          <w:rFonts w:hint="eastAsia"/>
        </w:rPr>
        <w:t>4-16</w:t>
      </w:r>
      <w:r w:rsidR="003E0939">
        <w:rPr>
          <w:rFonts w:hint="eastAsia"/>
        </w:rPr>
        <w:t>给出了</w:t>
      </w:r>
      <w:r w:rsidR="003E0939">
        <w:rPr>
          <w:rFonts w:hint="eastAsia"/>
        </w:rPr>
        <w:t>Xpath_query</w:t>
      </w:r>
      <w:r w:rsidR="003E0939">
        <w:rPr>
          <w:rFonts w:hint="eastAsia"/>
        </w:rPr>
        <w:t>类的类图。</w:t>
      </w:r>
    </w:p>
    <w:p w14:paraId="43F180DD" w14:textId="77777777" w:rsidR="003E0939" w:rsidRDefault="00CB6FBD" w:rsidP="00CB6FBD">
      <w:pPr>
        <w:jc w:val="center"/>
      </w:pPr>
      <w:r>
        <w:object w:dxaOrig="4285" w:dyaOrig="2463" w14:anchorId="373E5F85">
          <v:shape id="_x0000_i1054" type="#_x0000_t75" style="width:192pt;height:111pt" o:ole="">
            <v:imagedata r:id="rId68" o:title=""/>
          </v:shape>
          <o:OLEObject Type="Embed" ProgID="Visio.Drawing.11" ShapeID="_x0000_i1054" DrawAspect="Content" ObjectID="_1524916801" r:id="rId69"/>
        </w:object>
      </w:r>
    </w:p>
    <w:p w14:paraId="22E9810B" w14:textId="77777777" w:rsidR="00CB6FBD" w:rsidRDefault="00CB6FBD" w:rsidP="00CB6FBD">
      <w:pPr>
        <w:jc w:val="center"/>
      </w:pPr>
      <w:r>
        <w:rPr>
          <w:rFonts w:hint="eastAsia"/>
        </w:rPr>
        <w:t>图</w:t>
      </w:r>
      <w:r>
        <w:rPr>
          <w:rFonts w:hint="eastAsia"/>
        </w:rPr>
        <w:t>4-16 Xpath_Query</w:t>
      </w:r>
      <w:r>
        <w:rPr>
          <w:rFonts w:hint="eastAsia"/>
        </w:rPr>
        <w:t>类的类图</w:t>
      </w:r>
    </w:p>
    <w:p w14:paraId="730845E7" w14:textId="77777777" w:rsidR="00CB6FBD" w:rsidRDefault="00CB6FBD" w:rsidP="004A6808">
      <w:pPr>
        <w:ind w:firstLineChars="200" w:firstLine="480"/>
      </w:pPr>
      <w:r>
        <w:rPr>
          <w:rFonts w:hint="eastAsia"/>
        </w:rPr>
        <w:t>注意观察不难发现，</w:t>
      </w:r>
      <w:r>
        <w:rPr>
          <w:rFonts w:hint="eastAsia"/>
        </w:rPr>
        <w:t>Xpath_Query</w:t>
      </w:r>
      <w:r>
        <w:rPr>
          <w:rFonts w:hint="eastAsia"/>
        </w:rPr>
        <w:t>类中还存在读写锁变量。这是因为在查询时，需要获取根节点第一个孩子所在子</w:t>
      </w:r>
      <w:r>
        <w:rPr>
          <w:rFonts w:hint="eastAsia"/>
        </w:rPr>
        <w:t>DOM</w:t>
      </w:r>
      <w:r>
        <w:rPr>
          <w:rFonts w:hint="eastAsia"/>
        </w:rPr>
        <w:t>块以及该</w:t>
      </w:r>
      <w:r>
        <w:rPr>
          <w:rFonts w:hint="eastAsia"/>
        </w:rPr>
        <w:t>DOM</w:t>
      </w:r>
      <w:r>
        <w:rPr>
          <w:rFonts w:hint="eastAsia"/>
        </w:rPr>
        <w:t>块的读写锁，并且对其加读锁，待查询完毕后释放该</w:t>
      </w:r>
      <w:r>
        <w:rPr>
          <w:rFonts w:hint="eastAsia"/>
        </w:rPr>
        <w:t>DOM</w:t>
      </w:r>
      <w:r>
        <w:rPr>
          <w:rFonts w:hint="eastAsia"/>
        </w:rPr>
        <w:t>块的读锁，这样才能保证系统同步的正确性。下面简要说明一下</w:t>
      </w:r>
      <w:r>
        <w:rPr>
          <w:rFonts w:hint="eastAsia"/>
        </w:rPr>
        <w:t>getOneChild()</w:t>
      </w:r>
      <w:r>
        <w:rPr>
          <w:rFonts w:hint="eastAsia"/>
        </w:rPr>
        <w:t>函数的主要流程，</w:t>
      </w:r>
      <w:r>
        <w:rPr>
          <w:rFonts w:hint="eastAsia"/>
        </w:rPr>
        <w:t>getAllChild()</w:t>
      </w:r>
      <w:r>
        <w:rPr>
          <w:rFonts w:hint="eastAsia"/>
        </w:rPr>
        <w:t>函数流程与其相似，如图</w:t>
      </w:r>
      <w:r>
        <w:rPr>
          <w:rFonts w:hint="eastAsia"/>
        </w:rPr>
        <w:t>4-17</w:t>
      </w:r>
      <w:r>
        <w:rPr>
          <w:rFonts w:hint="eastAsia"/>
        </w:rPr>
        <w:t>所示。</w:t>
      </w:r>
    </w:p>
    <w:p w14:paraId="1F6EB6FD" w14:textId="77777777" w:rsidR="00CB6FBD" w:rsidRDefault="00576324" w:rsidP="00576324">
      <w:pPr>
        <w:jc w:val="center"/>
      </w:pPr>
      <w:r>
        <w:object w:dxaOrig="7864" w:dyaOrig="7156" w14:anchorId="6EE33799">
          <v:shape id="_x0000_i1055" type="#_x0000_t75" style="width:334.5pt;height:304.5pt" o:ole="">
            <v:imagedata r:id="rId70" o:title=""/>
          </v:shape>
          <o:OLEObject Type="Embed" ProgID="Visio.Drawing.11" ShapeID="_x0000_i1055" DrawAspect="Content" ObjectID="_1524916802" r:id="rId71"/>
        </w:object>
      </w:r>
    </w:p>
    <w:p w14:paraId="756EDC5A" w14:textId="77777777" w:rsidR="00576324" w:rsidRPr="00CB6FBD" w:rsidRDefault="00576324" w:rsidP="00576324">
      <w:pPr>
        <w:jc w:val="center"/>
      </w:pPr>
      <w:r>
        <w:rPr>
          <w:rFonts w:hint="eastAsia"/>
        </w:rPr>
        <w:t>图</w:t>
      </w:r>
      <w:r w:rsidR="005E53CE">
        <w:rPr>
          <w:rFonts w:hint="eastAsia"/>
        </w:rPr>
        <w:t>4-17 getOneChild()</w:t>
      </w:r>
      <w:r>
        <w:rPr>
          <w:rFonts w:hint="eastAsia"/>
        </w:rPr>
        <w:t>函数流程图</w:t>
      </w:r>
    </w:p>
    <w:p w14:paraId="39085DBC" w14:textId="77777777" w:rsidR="00A01D9E" w:rsidRDefault="00A01D9E" w:rsidP="007F18C0">
      <w:pPr>
        <w:pStyle w:val="1"/>
        <w:numPr>
          <w:ilvl w:val="0"/>
          <w:numId w:val="24"/>
        </w:numPr>
        <w:jc w:val="center"/>
      </w:pPr>
      <w:bookmarkStart w:id="199" w:name="_Toc450930627"/>
      <w:r>
        <w:rPr>
          <w:rFonts w:hint="eastAsia"/>
        </w:rPr>
        <w:lastRenderedPageBreak/>
        <w:t>测试实验</w:t>
      </w:r>
      <w:bookmarkEnd w:id="199"/>
    </w:p>
    <w:p w14:paraId="1100C4A6" w14:textId="77777777" w:rsidR="00A01D9E" w:rsidRDefault="006C1492" w:rsidP="00795791">
      <w:pPr>
        <w:pStyle w:val="2"/>
      </w:pPr>
      <w:bookmarkStart w:id="200" w:name="_Toc450930628"/>
      <w:r>
        <w:rPr>
          <w:rFonts w:hint="eastAsia"/>
        </w:rPr>
        <w:t>缓冲式</w:t>
      </w:r>
      <w:r>
        <w:rPr>
          <w:rFonts w:hint="eastAsia"/>
        </w:rPr>
        <w:t>XML DOM</w:t>
      </w:r>
      <w:r>
        <w:rPr>
          <w:rFonts w:hint="eastAsia"/>
        </w:rPr>
        <w:t>生成部分性能测试</w:t>
      </w:r>
      <w:bookmarkEnd w:id="200"/>
    </w:p>
    <w:p w14:paraId="6584D57E" w14:textId="77777777" w:rsidR="006C1492" w:rsidRDefault="006C1492" w:rsidP="004A6808">
      <w:pPr>
        <w:ind w:firstLineChars="200" w:firstLine="480"/>
      </w:pPr>
      <w:r>
        <w:rPr>
          <w:rFonts w:hint="eastAsia"/>
        </w:rPr>
        <w:t>缓冲式</w:t>
      </w:r>
      <w:r>
        <w:rPr>
          <w:rFonts w:hint="eastAsia"/>
        </w:rPr>
        <w:t>XML DOM</w:t>
      </w:r>
      <w:r>
        <w:rPr>
          <w:rFonts w:hint="eastAsia"/>
        </w:rPr>
        <w:t>的生成是本课题的核心部分，为了了解这部分功能的性能，设计了不同量级的</w:t>
      </w:r>
      <w:r>
        <w:rPr>
          <w:rFonts w:hint="eastAsia"/>
        </w:rPr>
        <w:t>XML</w:t>
      </w:r>
      <w:r>
        <w:rPr>
          <w:rFonts w:hint="eastAsia"/>
        </w:rPr>
        <w:t>文档进行性能测试。经过对不同文档的多次测试，得到了表</w:t>
      </w:r>
      <w:r>
        <w:rPr>
          <w:rFonts w:hint="eastAsia"/>
        </w:rPr>
        <w:t>5-1</w:t>
      </w:r>
      <w:r>
        <w:rPr>
          <w:rFonts w:hint="eastAsia"/>
        </w:rPr>
        <w:t>中的结果。</w:t>
      </w:r>
    </w:p>
    <w:p w14:paraId="33FF1DAA" w14:textId="77777777" w:rsidR="00FC52A5" w:rsidRDefault="00FC52A5" w:rsidP="004A6808">
      <w:pPr>
        <w:ind w:firstLineChars="200" w:firstLine="480"/>
      </w:pPr>
    </w:p>
    <w:p w14:paraId="5D21C2E5" w14:textId="77777777" w:rsidR="00FC52A5" w:rsidRDefault="00FC52A5" w:rsidP="001404A4">
      <w:pPr>
        <w:jc w:val="center"/>
      </w:pPr>
      <w:r>
        <w:rPr>
          <w:rFonts w:hint="eastAsia"/>
        </w:rPr>
        <w:t>表</w:t>
      </w:r>
      <w:r>
        <w:rPr>
          <w:rFonts w:hint="eastAsia"/>
        </w:rPr>
        <w:t xml:space="preserve">5-1 </w:t>
      </w:r>
      <w:r w:rsidR="00A92CD5">
        <w:rPr>
          <w:rFonts w:hint="eastAsia"/>
        </w:rPr>
        <w:t>缓冲式</w:t>
      </w:r>
      <w:r w:rsidR="00A92CD5">
        <w:rPr>
          <w:rFonts w:hint="eastAsia"/>
        </w:rPr>
        <w:t>XML DOM</w:t>
      </w:r>
      <w:r w:rsidR="00A92CD5">
        <w:rPr>
          <w:rFonts w:hint="eastAsia"/>
        </w:rPr>
        <w:t>生成部分性能</w:t>
      </w:r>
    </w:p>
    <w:tbl>
      <w:tblPr>
        <w:tblStyle w:val="a6"/>
        <w:tblW w:w="0" w:type="auto"/>
        <w:tblInd w:w="534" w:type="dxa"/>
        <w:tblLook w:val="04A0" w:firstRow="1" w:lastRow="0" w:firstColumn="1" w:lastColumn="0" w:noHBand="0" w:noVBand="1"/>
      </w:tblPr>
      <w:tblGrid>
        <w:gridCol w:w="3118"/>
        <w:gridCol w:w="4253"/>
      </w:tblGrid>
      <w:tr w:rsidR="00FC52A5" w14:paraId="2F099D31" w14:textId="77777777" w:rsidTr="00FC52A5">
        <w:tc>
          <w:tcPr>
            <w:tcW w:w="3118" w:type="dxa"/>
          </w:tcPr>
          <w:p w14:paraId="733EB79C" w14:textId="77777777" w:rsidR="00FC52A5" w:rsidRDefault="00FC52A5" w:rsidP="00FC52A5">
            <w:pPr>
              <w:jc w:val="center"/>
            </w:pPr>
            <w:r>
              <w:rPr>
                <w:rFonts w:hint="eastAsia"/>
              </w:rPr>
              <w:t>XML</w:t>
            </w:r>
            <w:r>
              <w:rPr>
                <w:rFonts w:hint="eastAsia"/>
              </w:rPr>
              <w:t>文档量级</w:t>
            </w:r>
          </w:p>
        </w:tc>
        <w:tc>
          <w:tcPr>
            <w:tcW w:w="4253" w:type="dxa"/>
          </w:tcPr>
          <w:p w14:paraId="4816D581" w14:textId="77777777" w:rsidR="00FC52A5" w:rsidRDefault="00FC52A5" w:rsidP="00FC52A5">
            <w:pPr>
              <w:jc w:val="center"/>
            </w:pPr>
            <w:r>
              <w:rPr>
                <w:rFonts w:hint="eastAsia"/>
              </w:rPr>
              <w:t>缓冲式</w:t>
            </w:r>
            <w:r>
              <w:rPr>
                <w:rFonts w:hint="eastAsia"/>
              </w:rPr>
              <w:t>XML DOM</w:t>
            </w:r>
            <w:r>
              <w:rPr>
                <w:rFonts w:hint="eastAsia"/>
              </w:rPr>
              <w:t>完全生成所用时间</w:t>
            </w:r>
            <w:r>
              <w:rPr>
                <w:rFonts w:hint="eastAsia"/>
              </w:rPr>
              <w:t>(s)</w:t>
            </w:r>
          </w:p>
        </w:tc>
      </w:tr>
      <w:tr w:rsidR="00FC52A5" w14:paraId="6CA60E9C" w14:textId="77777777" w:rsidTr="00FC52A5">
        <w:tc>
          <w:tcPr>
            <w:tcW w:w="3118" w:type="dxa"/>
          </w:tcPr>
          <w:p w14:paraId="1EE026C9" w14:textId="77777777" w:rsidR="00FC52A5" w:rsidRPr="00FC52A5" w:rsidRDefault="00FC52A5" w:rsidP="00FC52A5">
            <w:pPr>
              <w:jc w:val="center"/>
            </w:pPr>
            <w:r>
              <w:rPr>
                <w:rFonts w:hint="eastAsia"/>
              </w:rPr>
              <w:t>10MB</w:t>
            </w:r>
          </w:p>
        </w:tc>
        <w:tc>
          <w:tcPr>
            <w:tcW w:w="4253" w:type="dxa"/>
          </w:tcPr>
          <w:p w14:paraId="183CB986" w14:textId="77777777" w:rsidR="00FC52A5" w:rsidRDefault="00FC52A5" w:rsidP="00FC52A5">
            <w:pPr>
              <w:jc w:val="center"/>
            </w:pPr>
            <w:r>
              <w:rPr>
                <w:rFonts w:hint="eastAsia"/>
              </w:rPr>
              <w:t>2.69</w:t>
            </w:r>
          </w:p>
        </w:tc>
      </w:tr>
      <w:tr w:rsidR="00FC52A5" w14:paraId="2BA24C80" w14:textId="77777777" w:rsidTr="00FC52A5">
        <w:tc>
          <w:tcPr>
            <w:tcW w:w="3118" w:type="dxa"/>
          </w:tcPr>
          <w:p w14:paraId="398B7B12" w14:textId="77777777" w:rsidR="00FC52A5" w:rsidRDefault="00FC52A5" w:rsidP="00FC52A5">
            <w:pPr>
              <w:jc w:val="center"/>
            </w:pPr>
            <w:r>
              <w:rPr>
                <w:rFonts w:hint="eastAsia"/>
              </w:rPr>
              <w:t>100MB</w:t>
            </w:r>
          </w:p>
        </w:tc>
        <w:tc>
          <w:tcPr>
            <w:tcW w:w="4253" w:type="dxa"/>
          </w:tcPr>
          <w:p w14:paraId="36FD39E1" w14:textId="77777777" w:rsidR="00FC52A5" w:rsidRDefault="00FC52A5" w:rsidP="00FC52A5">
            <w:pPr>
              <w:jc w:val="center"/>
            </w:pPr>
            <w:r>
              <w:rPr>
                <w:rFonts w:hint="eastAsia"/>
              </w:rPr>
              <w:t>25.195</w:t>
            </w:r>
          </w:p>
        </w:tc>
      </w:tr>
      <w:tr w:rsidR="00FC52A5" w14:paraId="1804FC83" w14:textId="77777777" w:rsidTr="00FC52A5">
        <w:tc>
          <w:tcPr>
            <w:tcW w:w="3118" w:type="dxa"/>
          </w:tcPr>
          <w:p w14:paraId="0C5D8339" w14:textId="77777777" w:rsidR="00FC52A5" w:rsidRDefault="00FC52A5" w:rsidP="00FC52A5">
            <w:pPr>
              <w:jc w:val="center"/>
            </w:pPr>
            <w:r>
              <w:rPr>
                <w:rFonts w:hint="eastAsia"/>
              </w:rPr>
              <w:t>200MB</w:t>
            </w:r>
          </w:p>
        </w:tc>
        <w:tc>
          <w:tcPr>
            <w:tcW w:w="4253" w:type="dxa"/>
          </w:tcPr>
          <w:p w14:paraId="7A7FE870" w14:textId="77777777" w:rsidR="00FC52A5" w:rsidRDefault="00FC52A5" w:rsidP="00FC52A5">
            <w:pPr>
              <w:jc w:val="center"/>
            </w:pPr>
            <w:r>
              <w:rPr>
                <w:rFonts w:hint="eastAsia"/>
              </w:rPr>
              <w:t>50.537</w:t>
            </w:r>
          </w:p>
        </w:tc>
      </w:tr>
      <w:tr w:rsidR="00FC52A5" w14:paraId="4C95E2CB" w14:textId="77777777" w:rsidTr="00FC52A5">
        <w:tc>
          <w:tcPr>
            <w:tcW w:w="3118" w:type="dxa"/>
          </w:tcPr>
          <w:p w14:paraId="1257EFC1" w14:textId="77777777" w:rsidR="00FC52A5" w:rsidRDefault="00FC52A5" w:rsidP="00FC52A5">
            <w:pPr>
              <w:jc w:val="center"/>
            </w:pPr>
            <w:r>
              <w:rPr>
                <w:rFonts w:hint="eastAsia"/>
              </w:rPr>
              <w:t>300MB</w:t>
            </w:r>
          </w:p>
        </w:tc>
        <w:tc>
          <w:tcPr>
            <w:tcW w:w="4253" w:type="dxa"/>
          </w:tcPr>
          <w:p w14:paraId="52958180" w14:textId="77777777" w:rsidR="00FC52A5" w:rsidRDefault="00FC52A5" w:rsidP="00FC52A5">
            <w:pPr>
              <w:jc w:val="center"/>
            </w:pPr>
            <w:r>
              <w:rPr>
                <w:rFonts w:hint="eastAsia"/>
              </w:rPr>
              <w:t>74.865</w:t>
            </w:r>
          </w:p>
        </w:tc>
      </w:tr>
      <w:tr w:rsidR="00FC52A5" w14:paraId="1AD90768" w14:textId="77777777" w:rsidTr="00FC52A5">
        <w:tc>
          <w:tcPr>
            <w:tcW w:w="3118" w:type="dxa"/>
          </w:tcPr>
          <w:p w14:paraId="2D2A50AD" w14:textId="77777777" w:rsidR="00FC52A5" w:rsidRDefault="00FC52A5" w:rsidP="00FC52A5">
            <w:pPr>
              <w:jc w:val="center"/>
            </w:pPr>
            <w:r>
              <w:rPr>
                <w:rFonts w:hint="eastAsia"/>
              </w:rPr>
              <w:t>400MB</w:t>
            </w:r>
          </w:p>
        </w:tc>
        <w:tc>
          <w:tcPr>
            <w:tcW w:w="4253" w:type="dxa"/>
          </w:tcPr>
          <w:p w14:paraId="4B65C8E6" w14:textId="77777777" w:rsidR="00FC52A5" w:rsidRDefault="00FC52A5" w:rsidP="00FC52A5">
            <w:pPr>
              <w:jc w:val="center"/>
            </w:pPr>
            <w:r>
              <w:rPr>
                <w:rFonts w:hint="eastAsia"/>
              </w:rPr>
              <w:t>99.814</w:t>
            </w:r>
          </w:p>
        </w:tc>
      </w:tr>
      <w:tr w:rsidR="00FC52A5" w14:paraId="123E987E" w14:textId="77777777" w:rsidTr="00FC52A5">
        <w:tc>
          <w:tcPr>
            <w:tcW w:w="3118" w:type="dxa"/>
          </w:tcPr>
          <w:p w14:paraId="12FDF12F" w14:textId="77777777" w:rsidR="00FC52A5" w:rsidRDefault="00FC52A5" w:rsidP="00FC52A5">
            <w:pPr>
              <w:jc w:val="center"/>
            </w:pPr>
            <w:r>
              <w:rPr>
                <w:rFonts w:hint="eastAsia"/>
              </w:rPr>
              <w:t>500MB</w:t>
            </w:r>
          </w:p>
        </w:tc>
        <w:tc>
          <w:tcPr>
            <w:tcW w:w="4253" w:type="dxa"/>
          </w:tcPr>
          <w:p w14:paraId="331A47BB" w14:textId="77777777" w:rsidR="00FC52A5" w:rsidRDefault="00FC52A5" w:rsidP="00FC52A5">
            <w:pPr>
              <w:jc w:val="center"/>
            </w:pPr>
            <w:r>
              <w:rPr>
                <w:rFonts w:hint="eastAsia"/>
              </w:rPr>
              <w:t>122.916</w:t>
            </w:r>
          </w:p>
        </w:tc>
      </w:tr>
      <w:tr w:rsidR="00FC52A5" w14:paraId="0B46CFFF" w14:textId="77777777" w:rsidTr="00FC52A5">
        <w:tc>
          <w:tcPr>
            <w:tcW w:w="3118" w:type="dxa"/>
          </w:tcPr>
          <w:p w14:paraId="066CDF29" w14:textId="77777777" w:rsidR="00FC52A5" w:rsidRDefault="00FC52A5" w:rsidP="00FC52A5">
            <w:pPr>
              <w:jc w:val="center"/>
            </w:pPr>
            <w:r>
              <w:rPr>
                <w:rFonts w:hint="eastAsia"/>
              </w:rPr>
              <w:t>700MB</w:t>
            </w:r>
          </w:p>
        </w:tc>
        <w:tc>
          <w:tcPr>
            <w:tcW w:w="4253" w:type="dxa"/>
          </w:tcPr>
          <w:p w14:paraId="19B9E304" w14:textId="77777777" w:rsidR="00FC52A5" w:rsidRDefault="00FC52A5" w:rsidP="00FC52A5">
            <w:pPr>
              <w:jc w:val="center"/>
            </w:pPr>
            <w:r>
              <w:rPr>
                <w:rFonts w:hint="eastAsia"/>
              </w:rPr>
              <w:t>178.978</w:t>
            </w:r>
          </w:p>
        </w:tc>
      </w:tr>
      <w:tr w:rsidR="00FC52A5" w14:paraId="0FC96FE6" w14:textId="77777777" w:rsidTr="00FC52A5">
        <w:tc>
          <w:tcPr>
            <w:tcW w:w="3118" w:type="dxa"/>
          </w:tcPr>
          <w:p w14:paraId="36A61E50" w14:textId="77777777" w:rsidR="00FC52A5" w:rsidRDefault="00FC52A5" w:rsidP="00FC52A5">
            <w:pPr>
              <w:jc w:val="center"/>
            </w:pPr>
            <w:r>
              <w:rPr>
                <w:rFonts w:hint="eastAsia"/>
              </w:rPr>
              <w:t>1GB</w:t>
            </w:r>
          </w:p>
        </w:tc>
        <w:tc>
          <w:tcPr>
            <w:tcW w:w="4253" w:type="dxa"/>
          </w:tcPr>
          <w:p w14:paraId="1DE5B124" w14:textId="77777777" w:rsidR="00FC52A5" w:rsidRDefault="00FC52A5" w:rsidP="00FC52A5">
            <w:pPr>
              <w:jc w:val="center"/>
            </w:pPr>
            <w:r>
              <w:rPr>
                <w:rFonts w:hint="eastAsia"/>
              </w:rPr>
              <w:t>249.785</w:t>
            </w:r>
          </w:p>
        </w:tc>
      </w:tr>
    </w:tbl>
    <w:p w14:paraId="3DD67869" w14:textId="77777777" w:rsidR="00FC52A5" w:rsidRDefault="009D109D" w:rsidP="003527ED">
      <w:pPr>
        <w:ind w:firstLine="420"/>
      </w:pPr>
      <w:r>
        <w:rPr>
          <w:rFonts w:hint="eastAsia"/>
        </w:rPr>
        <w:t>经过测试发现，</w:t>
      </w:r>
      <w:r w:rsidR="003527ED">
        <w:rPr>
          <w:rFonts w:hint="eastAsia"/>
        </w:rPr>
        <w:t>整个缓冲式</w:t>
      </w:r>
      <w:r w:rsidR="003527ED">
        <w:rPr>
          <w:rFonts w:hint="eastAsia"/>
        </w:rPr>
        <w:t>XML DOM</w:t>
      </w:r>
      <w:r w:rsidR="003527ED">
        <w:rPr>
          <w:rFonts w:hint="eastAsia"/>
        </w:rPr>
        <w:t>的生成时间较长，为了了解程序的瓶颈，利用</w:t>
      </w:r>
      <w:r w:rsidR="003527ED">
        <w:rPr>
          <w:rFonts w:hint="eastAsia"/>
        </w:rPr>
        <w:t>Visual studio</w:t>
      </w:r>
      <w:r w:rsidR="003527ED">
        <w:rPr>
          <w:rFonts w:hint="eastAsia"/>
        </w:rPr>
        <w:t>内部的性能测试工具对该项目做了采样。结果如图</w:t>
      </w:r>
      <w:r w:rsidR="003527ED">
        <w:rPr>
          <w:rFonts w:hint="eastAsia"/>
        </w:rPr>
        <w:t>5-1</w:t>
      </w:r>
      <w:r w:rsidR="003527ED">
        <w:rPr>
          <w:rFonts w:hint="eastAsia"/>
        </w:rPr>
        <w:t>所示。根据热路径的函数名可以看出，程序很大一部分的时间花费在调用</w:t>
      </w:r>
      <w:r w:rsidR="003527ED">
        <w:rPr>
          <w:rFonts w:hint="eastAsia"/>
        </w:rPr>
        <w:t>Xerces-C++</w:t>
      </w:r>
      <w:r w:rsidR="00795432">
        <w:rPr>
          <w:rFonts w:hint="eastAsia"/>
        </w:rPr>
        <w:t>中的扫描</w:t>
      </w:r>
      <w:r w:rsidR="003527ED">
        <w:rPr>
          <w:rFonts w:hint="eastAsia"/>
        </w:rPr>
        <w:t>标签</w:t>
      </w:r>
      <w:r w:rsidR="00795432">
        <w:rPr>
          <w:rFonts w:hint="eastAsia"/>
        </w:rPr>
        <w:t>内容</w:t>
      </w:r>
      <w:r w:rsidR="003527ED">
        <w:rPr>
          <w:rFonts w:hint="eastAsia"/>
        </w:rPr>
        <w:t>的函数</w:t>
      </w:r>
      <w:r w:rsidR="00795432">
        <w:rPr>
          <w:rFonts w:hint="eastAsia"/>
        </w:rPr>
        <w:t>上，因此，若是之后想要对缓冲式</w:t>
      </w:r>
      <w:r w:rsidR="00795432">
        <w:rPr>
          <w:rFonts w:hint="eastAsia"/>
        </w:rPr>
        <w:t>XML DOM</w:t>
      </w:r>
      <w:r w:rsidR="00795432">
        <w:rPr>
          <w:rFonts w:hint="eastAsia"/>
        </w:rPr>
        <w:t>生成部分的性能做改进，可以考虑是否可以重写标签扫描函数或是测试其他开源的</w:t>
      </w:r>
      <w:r w:rsidR="00795432">
        <w:rPr>
          <w:rFonts w:hint="eastAsia"/>
        </w:rPr>
        <w:t>XML</w:t>
      </w:r>
      <w:r w:rsidR="00795432">
        <w:rPr>
          <w:rFonts w:hint="eastAsia"/>
        </w:rPr>
        <w:t>文档解析工具。</w:t>
      </w:r>
    </w:p>
    <w:p w14:paraId="67D63447" w14:textId="77777777" w:rsidR="003527ED" w:rsidRDefault="003527ED" w:rsidP="003527ED">
      <w:r>
        <w:rPr>
          <w:noProof/>
        </w:rPr>
        <w:drawing>
          <wp:inline distT="0" distB="0" distL="0" distR="0" wp14:anchorId="1DD8D0F6" wp14:editId="21D521E5">
            <wp:extent cx="5271770" cy="1105535"/>
            <wp:effectExtent l="1905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cstate="print"/>
                    <a:srcRect/>
                    <a:stretch>
                      <a:fillRect/>
                    </a:stretch>
                  </pic:blipFill>
                  <pic:spPr bwMode="auto">
                    <a:xfrm>
                      <a:off x="0" y="0"/>
                      <a:ext cx="5271770" cy="1105535"/>
                    </a:xfrm>
                    <a:prstGeom prst="rect">
                      <a:avLst/>
                    </a:prstGeom>
                    <a:noFill/>
                    <a:ln w="9525">
                      <a:noFill/>
                      <a:miter lim="800000"/>
                      <a:headEnd/>
                      <a:tailEnd/>
                    </a:ln>
                  </pic:spPr>
                </pic:pic>
              </a:graphicData>
            </a:graphic>
          </wp:inline>
        </w:drawing>
      </w:r>
    </w:p>
    <w:p w14:paraId="1FA0635C" w14:textId="77777777" w:rsidR="003527ED" w:rsidRPr="003527ED" w:rsidRDefault="003527ED" w:rsidP="00795432">
      <w:pPr>
        <w:jc w:val="center"/>
      </w:pPr>
      <w:r>
        <w:rPr>
          <w:rFonts w:hint="eastAsia"/>
        </w:rPr>
        <w:lastRenderedPageBreak/>
        <w:t>图</w:t>
      </w:r>
      <w:r>
        <w:rPr>
          <w:rFonts w:hint="eastAsia"/>
        </w:rPr>
        <w:t>5-1 CPU</w:t>
      </w:r>
      <w:r>
        <w:rPr>
          <w:rFonts w:hint="eastAsia"/>
        </w:rPr>
        <w:t>采样结果</w:t>
      </w:r>
    </w:p>
    <w:p w14:paraId="6710728C" w14:textId="77777777" w:rsidR="00A01D9E" w:rsidRDefault="009D109D" w:rsidP="00795791">
      <w:pPr>
        <w:pStyle w:val="2"/>
      </w:pPr>
      <w:bookmarkStart w:id="201" w:name="_Toc450930629"/>
      <w:r>
        <w:rPr>
          <w:rFonts w:hint="eastAsia"/>
        </w:rPr>
        <w:t>系统功能测试</w:t>
      </w:r>
      <w:bookmarkEnd w:id="201"/>
    </w:p>
    <w:p w14:paraId="7D07528D" w14:textId="77777777" w:rsidR="002B2CFD" w:rsidRDefault="002B2CFD" w:rsidP="004A6808">
      <w:pPr>
        <w:ind w:firstLineChars="200" w:firstLine="480"/>
      </w:pPr>
      <w:r>
        <w:rPr>
          <w:rFonts w:hint="eastAsia"/>
        </w:rPr>
        <w:t>由于缓冲式</w:t>
      </w:r>
      <w:r>
        <w:rPr>
          <w:rFonts w:hint="eastAsia"/>
        </w:rPr>
        <w:t>XML DOM</w:t>
      </w:r>
      <w:r>
        <w:rPr>
          <w:rFonts w:hint="eastAsia"/>
        </w:rPr>
        <w:t>中的数据随着读入的</w:t>
      </w:r>
      <w:r>
        <w:rPr>
          <w:rFonts w:hint="eastAsia"/>
        </w:rPr>
        <w:t>XML</w:t>
      </w:r>
      <w:r>
        <w:rPr>
          <w:rFonts w:hint="eastAsia"/>
        </w:rPr>
        <w:t>数据流变化而变化，因此在不同的时刻进行查询，最后查询到的结果是不同的。为了检验缓冲式</w:t>
      </w:r>
      <w:r>
        <w:rPr>
          <w:rFonts w:hint="eastAsia"/>
        </w:rPr>
        <w:t>XML DOM</w:t>
      </w:r>
      <w:r>
        <w:rPr>
          <w:rFonts w:hint="eastAsia"/>
        </w:rPr>
        <w:t>生成的正确性，分别设置了三次查询，这三次查询的查询时间如表</w:t>
      </w:r>
      <w:r>
        <w:rPr>
          <w:rFonts w:hint="eastAsia"/>
        </w:rPr>
        <w:t>5-2</w:t>
      </w:r>
      <w:r>
        <w:rPr>
          <w:rFonts w:hint="eastAsia"/>
        </w:rPr>
        <w:t>所示。</w:t>
      </w:r>
    </w:p>
    <w:p w14:paraId="1CF6E86E" w14:textId="77777777" w:rsidR="002B2CFD" w:rsidRDefault="002B2CFD" w:rsidP="0065784C">
      <w:pPr>
        <w:jc w:val="center"/>
      </w:pPr>
      <w:r>
        <w:rPr>
          <w:rFonts w:hint="eastAsia"/>
        </w:rPr>
        <w:t>表</w:t>
      </w:r>
      <w:r>
        <w:rPr>
          <w:rFonts w:hint="eastAsia"/>
        </w:rPr>
        <w:t xml:space="preserve">5-2 </w:t>
      </w:r>
      <w:r>
        <w:rPr>
          <w:rFonts w:hint="eastAsia"/>
        </w:rPr>
        <w:t>查询时间</w:t>
      </w:r>
      <w:r w:rsidR="0065784C">
        <w:rPr>
          <w:rFonts w:hint="eastAsia"/>
        </w:rPr>
        <w:t>列表</w:t>
      </w:r>
    </w:p>
    <w:tbl>
      <w:tblPr>
        <w:tblStyle w:val="a6"/>
        <w:tblW w:w="0" w:type="auto"/>
        <w:jc w:val="center"/>
        <w:tblLook w:val="04A0" w:firstRow="1" w:lastRow="0" w:firstColumn="1" w:lastColumn="0" w:noHBand="0" w:noVBand="1"/>
      </w:tblPr>
      <w:tblGrid>
        <w:gridCol w:w="3727"/>
        <w:gridCol w:w="3644"/>
      </w:tblGrid>
      <w:tr w:rsidR="0065784C" w14:paraId="601DDE82" w14:textId="77777777" w:rsidTr="0065784C">
        <w:trPr>
          <w:jc w:val="center"/>
        </w:trPr>
        <w:tc>
          <w:tcPr>
            <w:tcW w:w="3727" w:type="dxa"/>
          </w:tcPr>
          <w:p w14:paraId="473F8B84" w14:textId="77777777" w:rsidR="0065784C" w:rsidRDefault="0065784C" w:rsidP="0065784C">
            <w:pPr>
              <w:jc w:val="center"/>
            </w:pPr>
            <w:r>
              <w:rPr>
                <w:rFonts w:hint="eastAsia"/>
              </w:rPr>
              <w:t>查询次序</w:t>
            </w:r>
          </w:p>
        </w:tc>
        <w:tc>
          <w:tcPr>
            <w:tcW w:w="3644" w:type="dxa"/>
          </w:tcPr>
          <w:p w14:paraId="6BD832B3" w14:textId="77777777" w:rsidR="0065784C" w:rsidRDefault="0065784C" w:rsidP="0065784C">
            <w:pPr>
              <w:jc w:val="center"/>
            </w:pPr>
            <w:r>
              <w:rPr>
                <w:rFonts w:hint="eastAsia"/>
              </w:rPr>
              <w:t>查询时间</w:t>
            </w:r>
          </w:p>
        </w:tc>
      </w:tr>
      <w:tr w:rsidR="0065784C" w14:paraId="46483C82" w14:textId="77777777" w:rsidTr="0065784C">
        <w:trPr>
          <w:jc w:val="center"/>
        </w:trPr>
        <w:tc>
          <w:tcPr>
            <w:tcW w:w="3727" w:type="dxa"/>
          </w:tcPr>
          <w:p w14:paraId="74EE0733" w14:textId="77777777" w:rsidR="0065784C" w:rsidRDefault="0065784C" w:rsidP="0065784C">
            <w:pPr>
              <w:jc w:val="center"/>
            </w:pPr>
            <w:r>
              <w:rPr>
                <w:rFonts w:hint="eastAsia"/>
              </w:rPr>
              <w:t>1</w:t>
            </w:r>
          </w:p>
        </w:tc>
        <w:tc>
          <w:tcPr>
            <w:tcW w:w="3644" w:type="dxa"/>
          </w:tcPr>
          <w:p w14:paraId="6A9737E5" w14:textId="77777777" w:rsidR="0065784C" w:rsidRDefault="0065784C" w:rsidP="0065784C">
            <w:pPr>
              <w:jc w:val="center"/>
            </w:pPr>
            <w:r>
              <w:rPr>
                <w:rFonts w:hint="eastAsia"/>
              </w:rPr>
              <w:t>程序开始后</w:t>
            </w:r>
            <w:r>
              <w:rPr>
                <w:rFonts w:hint="eastAsia"/>
              </w:rPr>
              <w:t>1800ms</w:t>
            </w:r>
          </w:p>
        </w:tc>
      </w:tr>
      <w:tr w:rsidR="0065784C" w14:paraId="29523697" w14:textId="77777777" w:rsidTr="0065784C">
        <w:trPr>
          <w:jc w:val="center"/>
        </w:trPr>
        <w:tc>
          <w:tcPr>
            <w:tcW w:w="3727" w:type="dxa"/>
          </w:tcPr>
          <w:p w14:paraId="5C462BC7" w14:textId="77777777" w:rsidR="0065784C" w:rsidRDefault="0065784C" w:rsidP="0065784C">
            <w:pPr>
              <w:jc w:val="center"/>
            </w:pPr>
            <w:r>
              <w:rPr>
                <w:rFonts w:hint="eastAsia"/>
              </w:rPr>
              <w:t>2</w:t>
            </w:r>
          </w:p>
        </w:tc>
        <w:tc>
          <w:tcPr>
            <w:tcW w:w="3644" w:type="dxa"/>
          </w:tcPr>
          <w:p w14:paraId="0B0A685C" w14:textId="77777777" w:rsidR="0065784C" w:rsidRDefault="0065784C" w:rsidP="0065784C">
            <w:pPr>
              <w:jc w:val="center"/>
            </w:pPr>
            <w:r>
              <w:rPr>
                <w:rFonts w:hint="eastAsia"/>
              </w:rPr>
              <w:t>程序开始后</w:t>
            </w:r>
            <w:r>
              <w:rPr>
                <w:rFonts w:hint="eastAsia"/>
              </w:rPr>
              <w:t>2100ms</w:t>
            </w:r>
          </w:p>
        </w:tc>
      </w:tr>
      <w:tr w:rsidR="0065784C" w14:paraId="063E6D5E" w14:textId="77777777" w:rsidTr="0065784C">
        <w:trPr>
          <w:jc w:val="center"/>
        </w:trPr>
        <w:tc>
          <w:tcPr>
            <w:tcW w:w="3727" w:type="dxa"/>
          </w:tcPr>
          <w:p w14:paraId="5204F5ED" w14:textId="77777777" w:rsidR="0065784C" w:rsidRDefault="0065784C" w:rsidP="0065784C">
            <w:pPr>
              <w:jc w:val="center"/>
            </w:pPr>
            <w:r>
              <w:rPr>
                <w:rFonts w:hint="eastAsia"/>
              </w:rPr>
              <w:t>3</w:t>
            </w:r>
          </w:p>
        </w:tc>
        <w:tc>
          <w:tcPr>
            <w:tcW w:w="3644" w:type="dxa"/>
          </w:tcPr>
          <w:p w14:paraId="235B7258" w14:textId="77777777" w:rsidR="0065784C" w:rsidRDefault="0065784C" w:rsidP="0065784C">
            <w:pPr>
              <w:jc w:val="center"/>
            </w:pPr>
            <w:r>
              <w:rPr>
                <w:rFonts w:hint="eastAsia"/>
              </w:rPr>
              <w:t>程序开始后</w:t>
            </w:r>
            <w:r>
              <w:rPr>
                <w:rFonts w:hint="eastAsia"/>
              </w:rPr>
              <w:t>5000ms</w:t>
            </w:r>
          </w:p>
        </w:tc>
      </w:tr>
    </w:tbl>
    <w:p w14:paraId="23F668FF" w14:textId="77777777" w:rsidR="0065784C" w:rsidRPr="002B2CFD" w:rsidRDefault="0065784C" w:rsidP="0065784C">
      <w:pPr>
        <w:ind w:firstLine="420"/>
      </w:pPr>
      <w:r>
        <w:rPr>
          <w:rFonts w:hint="eastAsia"/>
        </w:rPr>
        <w:t>之所以这样设计是因为经过多次测试发现，第一次查询时是程序刚刚开始运行，此时</w:t>
      </w:r>
      <w:r>
        <w:rPr>
          <w:rFonts w:hint="eastAsia"/>
        </w:rPr>
        <w:t>DOM</w:t>
      </w:r>
      <w:r>
        <w:rPr>
          <w:rFonts w:hint="eastAsia"/>
        </w:rPr>
        <w:t>池中的子</w:t>
      </w:r>
      <w:r>
        <w:rPr>
          <w:rFonts w:hint="eastAsia"/>
        </w:rPr>
        <w:t>DOM</w:t>
      </w:r>
      <w:r>
        <w:rPr>
          <w:rFonts w:hint="eastAsia"/>
        </w:rPr>
        <w:t>中没有存储任何数据，缓冲式</w:t>
      </w:r>
      <w:r>
        <w:rPr>
          <w:rFonts w:hint="eastAsia"/>
        </w:rPr>
        <w:t>XML DOM</w:t>
      </w:r>
      <w:r>
        <w:rPr>
          <w:rFonts w:hint="eastAsia"/>
        </w:rPr>
        <w:t>中不进行任何数据的更新和替换。而第二次查询时，缓冲式</w:t>
      </w:r>
      <w:r>
        <w:rPr>
          <w:rFonts w:hint="eastAsia"/>
        </w:rPr>
        <w:t>XML DOM</w:t>
      </w:r>
      <w:r>
        <w:rPr>
          <w:rFonts w:hint="eastAsia"/>
        </w:rPr>
        <w:t>中已经出现了数据的更新和替换，最初被存储的</w:t>
      </w:r>
      <w:r>
        <w:rPr>
          <w:rFonts w:hint="eastAsia"/>
        </w:rPr>
        <w:t>XML</w:t>
      </w:r>
      <w:r>
        <w:rPr>
          <w:rFonts w:hint="eastAsia"/>
        </w:rPr>
        <w:t>数据流的数据已经被新的数据所覆盖。到了第三次查询，缓冲式</w:t>
      </w:r>
      <w:r>
        <w:rPr>
          <w:rFonts w:hint="eastAsia"/>
        </w:rPr>
        <w:t>XML DOM</w:t>
      </w:r>
      <w:r>
        <w:rPr>
          <w:rFonts w:hint="eastAsia"/>
        </w:rPr>
        <w:t>中的数据已经经过了多次的替换，最初存储的数据已经完全查询不到了。下面的图</w:t>
      </w:r>
      <w:r>
        <w:rPr>
          <w:rFonts w:hint="eastAsia"/>
        </w:rPr>
        <w:t>5-2</w:t>
      </w:r>
      <w:r>
        <w:rPr>
          <w:rFonts w:hint="eastAsia"/>
        </w:rPr>
        <w:t>，图</w:t>
      </w:r>
      <w:r>
        <w:rPr>
          <w:rFonts w:hint="eastAsia"/>
        </w:rPr>
        <w:t>5-3</w:t>
      </w:r>
      <w:r>
        <w:rPr>
          <w:rFonts w:hint="eastAsia"/>
        </w:rPr>
        <w:t>以及图</w:t>
      </w:r>
      <w:r>
        <w:rPr>
          <w:rFonts w:hint="eastAsia"/>
        </w:rPr>
        <w:t>5-4</w:t>
      </w:r>
      <w:r>
        <w:rPr>
          <w:rFonts w:hint="eastAsia"/>
        </w:rPr>
        <w:t>分别显示了第一次，第二次以及第三次查询的结果，通过这些结果能够明显的看出缓冲式</w:t>
      </w:r>
      <w:r>
        <w:rPr>
          <w:rFonts w:hint="eastAsia"/>
        </w:rPr>
        <w:t>XML DOM</w:t>
      </w:r>
      <w:r>
        <w:rPr>
          <w:rFonts w:hint="eastAsia"/>
        </w:rPr>
        <w:t>中数据更新替换的情况。</w:t>
      </w:r>
    </w:p>
    <w:p w14:paraId="3F26BACE" w14:textId="77777777" w:rsidR="0058203F" w:rsidRDefault="005E305B" w:rsidP="005E305B">
      <w:pPr>
        <w:jc w:val="center"/>
      </w:pPr>
      <w:r>
        <w:object w:dxaOrig="10770" w:dyaOrig="17800" w14:anchorId="08820E55">
          <v:shape id="_x0000_i1056" type="#_x0000_t75" style="width:403.5pt;height:666.75pt" o:ole="">
            <v:imagedata r:id="rId73" o:title=""/>
          </v:shape>
          <o:OLEObject Type="Embed" ProgID="Visio.Drawing.11" ShapeID="_x0000_i1056" DrawAspect="Content" ObjectID="_1524916803" r:id="rId74"/>
        </w:object>
      </w:r>
    </w:p>
    <w:p w14:paraId="4BD94534" w14:textId="77777777" w:rsidR="00816D7A" w:rsidRDefault="00816D7A" w:rsidP="005E305B">
      <w:pPr>
        <w:jc w:val="center"/>
      </w:pPr>
      <w:r>
        <w:rPr>
          <w:rFonts w:hint="eastAsia"/>
        </w:rPr>
        <w:t>图</w:t>
      </w:r>
      <w:r>
        <w:rPr>
          <w:rFonts w:hint="eastAsia"/>
        </w:rPr>
        <w:t xml:space="preserve">5-2 </w:t>
      </w:r>
      <w:r>
        <w:rPr>
          <w:rFonts w:hint="eastAsia"/>
        </w:rPr>
        <w:t>第一次查询结果</w:t>
      </w:r>
    </w:p>
    <w:p w14:paraId="6940C9F5" w14:textId="77777777" w:rsidR="005E305B" w:rsidRDefault="00A72379" w:rsidP="005E305B">
      <w:pPr>
        <w:jc w:val="center"/>
      </w:pPr>
      <w:r>
        <w:object w:dxaOrig="11309" w:dyaOrig="17743" w14:anchorId="006C98F1">
          <v:shape id="_x0000_i1057" type="#_x0000_t75" style="width:414.75pt;height:651pt" o:ole="">
            <v:imagedata r:id="rId75" o:title=""/>
          </v:shape>
          <o:OLEObject Type="Embed" ProgID="Visio.Drawing.11" ShapeID="_x0000_i1057" DrawAspect="Content" ObjectID="_1524916804" r:id="rId76"/>
        </w:object>
      </w:r>
    </w:p>
    <w:p w14:paraId="7590B5AF" w14:textId="77777777" w:rsidR="00A72379" w:rsidRDefault="00A72379" w:rsidP="005E305B">
      <w:pPr>
        <w:jc w:val="center"/>
      </w:pPr>
      <w:r>
        <w:rPr>
          <w:rFonts w:hint="eastAsia"/>
        </w:rPr>
        <w:t>图</w:t>
      </w:r>
      <w:r w:rsidR="00D32E8C">
        <w:rPr>
          <w:rFonts w:hint="eastAsia"/>
        </w:rPr>
        <w:t xml:space="preserve">5-3 </w:t>
      </w:r>
      <w:r w:rsidR="00D32E8C">
        <w:rPr>
          <w:rFonts w:hint="eastAsia"/>
        </w:rPr>
        <w:t>第二次查询结果</w:t>
      </w:r>
    </w:p>
    <w:p w14:paraId="4B96FA2D" w14:textId="77777777" w:rsidR="00B57C38" w:rsidRDefault="00B57C38" w:rsidP="005E305B">
      <w:pPr>
        <w:jc w:val="center"/>
      </w:pPr>
    </w:p>
    <w:p w14:paraId="7A087712" w14:textId="77777777" w:rsidR="00B57C38" w:rsidRDefault="00853E23" w:rsidP="005E305B">
      <w:pPr>
        <w:jc w:val="center"/>
      </w:pPr>
      <w:r>
        <w:object w:dxaOrig="11309" w:dyaOrig="17743" w14:anchorId="613402A8">
          <v:shape id="_x0000_i1058" type="#_x0000_t75" style="width:414.75pt;height:651pt" o:ole="">
            <v:imagedata r:id="rId77" o:title=""/>
          </v:shape>
          <o:OLEObject Type="Embed" ProgID="Visio.Drawing.11" ShapeID="_x0000_i1058" DrawAspect="Content" ObjectID="_1524916805" r:id="rId78"/>
        </w:object>
      </w:r>
    </w:p>
    <w:p w14:paraId="31CCEEDE" w14:textId="77777777" w:rsidR="00853E23" w:rsidRDefault="00853E23" w:rsidP="005E305B">
      <w:pPr>
        <w:jc w:val="center"/>
      </w:pPr>
      <w:r>
        <w:rPr>
          <w:rFonts w:hint="eastAsia"/>
        </w:rPr>
        <w:t>图</w:t>
      </w:r>
      <w:r>
        <w:rPr>
          <w:rFonts w:hint="eastAsia"/>
        </w:rPr>
        <w:t xml:space="preserve">5-4 </w:t>
      </w:r>
      <w:r>
        <w:rPr>
          <w:rFonts w:hint="eastAsia"/>
        </w:rPr>
        <w:t>第三次查询结果</w:t>
      </w:r>
    </w:p>
    <w:p w14:paraId="1DF481E8" w14:textId="77777777" w:rsidR="004C3A6F" w:rsidRDefault="004C3A6F" w:rsidP="005E305B">
      <w:pPr>
        <w:jc w:val="center"/>
      </w:pPr>
    </w:p>
    <w:p w14:paraId="48287128" w14:textId="77777777" w:rsidR="004C3A6F" w:rsidRDefault="004C3A6F" w:rsidP="00795791">
      <w:pPr>
        <w:pStyle w:val="1"/>
        <w:numPr>
          <w:ilvl w:val="0"/>
          <w:numId w:val="0"/>
        </w:numPr>
        <w:ind w:left="360" w:hanging="360"/>
      </w:pPr>
      <w:bookmarkStart w:id="202" w:name="_Toc450930630"/>
      <w:r>
        <w:rPr>
          <w:rFonts w:hint="eastAsia"/>
        </w:rPr>
        <w:lastRenderedPageBreak/>
        <w:t>结论</w:t>
      </w:r>
      <w:bookmarkEnd w:id="202"/>
    </w:p>
    <w:p w14:paraId="5289D722" w14:textId="77777777" w:rsidR="00322BBE" w:rsidRDefault="00351281" w:rsidP="004A6808">
      <w:pPr>
        <w:ind w:firstLineChars="200" w:firstLine="480"/>
      </w:pPr>
      <w:r>
        <w:rPr>
          <w:rFonts w:hint="eastAsia"/>
        </w:rPr>
        <w:t>本文实现了一种在流数据环境下基于顺序存储的</w:t>
      </w:r>
      <w:r w:rsidRPr="00972E3E">
        <w:t>缓冲式</w:t>
      </w:r>
      <w:r w:rsidRPr="00972E3E">
        <w:t>XML DOM</w:t>
      </w:r>
      <w:r>
        <w:t>，</w:t>
      </w:r>
      <w:r>
        <w:rPr>
          <w:rFonts w:hint="eastAsia"/>
        </w:rPr>
        <w:t>同时支持</w:t>
      </w:r>
      <w:r>
        <w:rPr>
          <w:rFonts w:hint="eastAsia"/>
        </w:rPr>
        <w:t>Xpath</w:t>
      </w:r>
      <w:r>
        <w:rPr>
          <w:rFonts w:hint="eastAsia"/>
        </w:rPr>
        <w:t>语言对该缓冲式</w:t>
      </w:r>
      <w:r>
        <w:rPr>
          <w:rFonts w:hint="eastAsia"/>
        </w:rPr>
        <w:t>XML DOM</w:t>
      </w:r>
      <w:r>
        <w:rPr>
          <w:rFonts w:hint="eastAsia"/>
        </w:rPr>
        <w:t>进行实时查询。</w:t>
      </w:r>
    </w:p>
    <w:p w14:paraId="0D0F17C2" w14:textId="77777777" w:rsidR="00351281" w:rsidRDefault="00322BBE" w:rsidP="004A6808">
      <w:pPr>
        <w:ind w:firstLineChars="200" w:firstLine="480"/>
      </w:pPr>
      <w:r>
        <w:rPr>
          <w:rFonts w:hint="eastAsia"/>
        </w:rPr>
        <w:t>本文设计的缓冲式</w:t>
      </w:r>
      <w:r>
        <w:rPr>
          <w:rFonts w:hint="eastAsia"/>
        </w:rPr>
        <w:t>XML DOM</w:t>
      </w:r>
      <w:r>
        <w:rPr>
          <w:rFonts w:hint="eastAsia"/>
        </w:rPr>
        <w:t>实质上由一个拥有多个子</w:t>
      </w:r>
      <w:r>
        <w:rPr>
          <w:rFonts w:hint="eastAsia"/>
        </w:rPr>
        <w:t>DOM</w:t>
      </w:r>
      <w:r>
        <w:rPr>
          <w:rFonts w:hint="eastAsia"/>
        </w:rPr>
        <w:t>的</w:t>
      </w:r>
      <w:r>
        <w:rPr>
          <w:rFonts w:hint="eastAsia"/>
        </w:rPr>
        <w:t>DOM</w:t>
      </w:r>
      <w:r>
        <w:rPr>
          <w:rFonts w:hint="eastAsia"/>
        </w:rPr>
        <w:t>池以及存储文本信息的容器组成。随着</w:t>
      </w:r>
      <w:r>
        <w:rPr>
          <w:rFonts w:hint="eastAsia"/>
        </w:rPr>
        <w:t>XML</w:t>
      </w:r>
      <w:r>
        <w:rPr>
          <w:rFonts w:hint="eastAsia"/>
        </w:rPr>
        <w:t>数据流的读入，将数据流信息转化为节点索引信息保存在</w:t>
      </w:r>
      <w:r w:rsidR="00120557">
        <w:rPr>
          <w:rFonts w:hint="eastAsia"/>
        </w:rPr>
        <w:t>缓冲式</w:t>
      </w:r>
      <w:r w:rsidR="00120557">
        <w:rPr>
          <w:rFonts w:hint="eastAsia"/>
        </w:rPr>
        <w:t>XML DOM</w:t>
      </w:r>
      <w:r w:rsidR="00120557">
        <w:rPr>
          <w:rFonts w:hint="eastAsia"/>
        </w:rPr>
        <w:t>中，当</w:t>
      </w:r>
      <w:r w:rsidR="00120557">
        <w:rPr>
          <w:rFonts w:hint="eastAsia"/>
        </w:rPr>
        <w:t>DOM</w:t>
      </w:r>
      <w:r w:rsidR="00120557">
        <w:rPr>
          <w:rFonts w:hint="eastAsia"/>
        </w:rPr>
        <w:t>池空间不足时，新的</w:t>
      </w:r>
      <w:r w:rsidR="00120557">
        <w:rPr>
          <w:rFonts w:hint="eastAsia"/>
        </w:rPr>
        <w:t>XML</w:t>
      </w:r>
      <w:r w:rsidR="00120557">
        <w:rPr>
          <w:rFonts w:hint="eastAsia"/>
        </w:rPr>
        <w:t>数据流信息覆盖旧的继续进行存储。</w:t>
      </w:r>
      <w:r w:rsidR="00707FD0">
        <w:rPr>
          <w:rFonts w:hint="eastAsia"/>
        </w:rPr>
        <w:t>由于</w:t>
      </w:r>
      <w:r w:rsidR="00707FD0">
        <w:rPr>
          <w:rFonts w:hint="eastAsia"/>
        </w:rPr>
        <w:t>XML</w:t>
      </w:r>
      <w:r w:rsidR="00707FD0">
        <w:rPr>
          <w:rFonts w:hint="eastAsia"/>
        </w:rPr>
        <w:t>数据流具有标准的树形结构，因此也需要设计记录这种树形结构的数据结构来保存</w:t>
      </w:r>
      <w:r w:rsidR="00707FD0">
        <w:rPr>
          <w:rFonts w:hint="eastAsia"/>
        </w:rPr>
        <w:t>XML</w:t>
      </w:r>
      <w:r w:rsidR="00707FD0">
        <w:rPr>
          <w:rFonts w:hint="eastAsia"/>
        </w:rPr>
        <w:t>数据流信息。在完成了</w:t>
      </w:r>
      <w:r w:rsidR="00707FD0">
        <w:rPr>
          <w:rFonts w:hint="eastAsia"/>
        </w:rPr>
        <w:t>XML DOM</w:t>
      </w:r>
      <w:r w:rsidR="00707FD0">
        <w:rPr>
          <w:rFonts w:hint="eastAsia"/>
        </w:rPr>
        <w:t>的存储方式以及数据结构设计之后，就可以通过</w:t>
      </w:r>
      <w:r w:rsidR="00707FD0">
        <w:rPr>
          <w:rFonts w:hint="eastAsia"/>
        </w:rPr>
        <w:t>SAX</w:t>
      </w:r>
      <w:r w:rsidR="00707FD0">
        <w:rPr>
          <w:rFonts w:hint="eastAsia"/>
        </w:rPr>
        <w:t>解析器解析</w:t>
      </w:r>
      <w:r w:rsidR="00707FD0">
        <w:rPr>
          <w:rFonts w:hint="eastAsia"/>
        </w:rPr>
        <w:t>XML</w:t>
      </w:r>
      <w:r w:rsidR="00707FD0">
        <w:rPr>
          <w:rFonts w:hint="eastAsia"/>
        </w:rPr>
        <w:t>数据流</w:t>
      </w:r>
      <w:r>
        <w:rPr>
          <w:rFonts w:hint="eastAsia"/>
        </w:rPr>
        <w:t>，将</w:t>
      </w:r>
      <w:r>
        <w:rPr>
          <w:rFonts w:hint="eastAsia"/>
        </w:rPr>
        <w:t>XML</w:t>
      </w:r>
      <w:r>
        <w:rPr>
          <w:rFonts w:hint="eastAsia"/>
        </w:rPr>
        <w:t>数据流中的各个不同标签所对应的节点根据它们独特的数据结构存储生成缓冲式</w:t>
      </w:r>
      <w:r>
        <w:rPr>
          <w:rFonts w:hint="eastAsia"/>
        </w:rPr>
        <w:t>XML DOM</w:t>
      </w:r>
      <w:r>
        <w:rPr>
          <w:rFonts w:hint="eastAsia"/>
        </w:rPr>
        <w:t>。为了能够对该缓冲式</w:t>
      </w:r>
      <w:r>
        <w:rPr>
          <w:rFonts w:hint="eastAsia"/>
        </w:rPr>
        <w:t>XML DOM</w:t>
      </w:r>
      <w:r>
        <w:rPr>
          <w:rFonts w:hint="eastAsia"/>
        </w:rPr>
        <w:t>内部的数据进行访问，将它们封装成为</w:t>
      </w:r>
      <w:r>
        <w:rPr>
          <w:rFonts w:hint="eastAsia"/>
        </w:rPr>
        <w:t>XML DOM</w:t>
      </w:r>
      <w:r>
        <w:rPr>
          <w:rFonts w:hint="eastAsia"/>
        </w:rPr>
        <w:t>节点。并提供访问这些节点信息的接口，例如：获取该节点的节点名称，获取该节点的第一个孩子等等。</w:t>
      </w:r>
    </w:p>
    <w:p w14:paraId="170F303E" w14:textId="77777777" w:rsidR="00322BBE" w:rsidRDefault="00120557" w:rsidP="004A6808">
      <w:pPr>
        <w:ind w:firstLineChars="200" w:firstLine="480"/>
      </w:pPr>
      <w:r>
        <w:rPr>
          <w:rFonts w:hint="eastAsia"/>
        </w:rPr>
        <w:t>在完成了</w:t>
      </w:r>
      <w:r>
        <w:rPr>
          <w:rFonts w:hint="eastAsia"/>
        </w:rPr>
        <w:t>XML</w:t>
      </w:r>
      <w:r>
        <w:rPr>
          <w:rFonts w:hint="eastAsia"/>
        </w:rPr>
        <w:t>数据流信息的存储，生成了缓冲式</w:t>
      </w:r>
      <w:r>
        <w:rPr>
          <w:rFonts w:hint="eastAsia"/>
        </w:rPr>
        <w:t>XML DOM</w:t>
      </w:r>
      <w:r>
        <w:rPr>
          <w:rFonts w:hint="eastAsia"/>
        </w:rPr>
        <w:t>之后，需要验证缓冲式</w:t>
      </w:r>
      <w:r>
        <w:rPr>
          <w:rFonts w:hint="eastAsia"/>
        </w:rPr>
        <w:t>XML DOM</w:t>
      </w:r>
      <w:r>
        <w:rPr>
          <w:rFonts w:hint="eastAsia"/>
        </w:rPr>
        <w:t>中的存储的数据的正确性。因此采用</w:t>
      </w:r>
      <w:r>
        <w:rPr>
          <w:rFonts w:hint="eastAsia"/>
        </w:rPr>
        <w:t>Xpath</w:t>
      </w:r>
      <w:r>
        <w:rPr>
          <w:rFonts w:hint="eastAsia"/>
        </w:rPr>
        <w:t>语言进行查询，但是在查询的同时又要保证不影响</w:t>
      </w:r>
      <w:r>
        <w:rPr>
          <w:rFonts w:hint="eastAsia"/>
        </w:rPr>
        <w:t>XML</w:t>
      </w:r>
      <w:r>
        <w:rPr>
          <w:rFonts w:hint="eastAsia"/>
        </w:rPr>
        <w:t>数据流信息持续存储进缓冲式</w:t>
      </w:r>
      <w:r>
        <w:rPr>
          <w:rFonts w:hint="eastAsia"/>
        </w:rPr>
        <w:t>XML DOM</w:t>
      </w:r>
      <w:r>
        <w:rPr>
          <w:rFonts w:hint="eastAsia"/>
        </w:rPr>
        <w:t>内。为此，为</w:t>
      </w:r>
      <w:r>
        <w:rPr>
          <w:rFonts w:hint="eastAsia"/>
        </w:rPr>
        <w:t>DOM</w:t>
      </w:r>
      <w:r>
        <w:rPr>
          <w:rFonts w:hint="eastAsia"/>
        </w:rPr>
        <w:t>池中的每一块子</w:t>
      </w:r>
      <w:r>
        <w:rPr>
          <w:rFonts w:hint="eastAsia"/>
        </w:rPr>
        <w:t>DOM</w:t>
      </w:r>
      <w:r>
        <w:rPr>
          <w:rFonts w:hint="eastAsia"/>
        </w:rPr>
        <w:t>设计读写锁。该子</w:t>
      </w:r>
      <w:r>
        <w:rPr>
          <w:rFonts w:hint="eastAsia"/>
        </w:rPr>
        <w:t>DOM</w:t>
      </w:r>
      <w:r>
        <w:rPr>
          <w:rFonts w:hint="eastAsia"/>
        </w:rPr>
        <w:t>解析存储</w:t>
      </w:r>
      <w:r>
        <w:rPr>
          <w:rFonts w:hint="eastAsia"/>
        </w:rPr>
        <w:t>XML</w:t>
      </w:r>
      <w:r>
        <w:rPr>
          <w:rFonts w:hint="eastAsia"/>
        </w:rPr>
        <w:t>数据流时获取写锁，在对该子</w:t>
      </w:r>
      <w:r>
        <w:rPr>
          <w:rFonts w:hint="eastAsia"/>
        </w:rPr>
        <w:t>DOM</w:t>
      </w:r>
      <w:r>
        <w:rPr>
          <w:rFonts w:hint="eastAsia"/>
        </w:rPr>
        <w:t>进行查询时获取读锁，用读写锁的方式来控制对缓冲式</w:t>
      </w:r>
      <w:r>
        <w:rPr>
          <w:rFonts w:hint="eastAsia"/>
        </w:rPr>
        <w:t>XML DOM</w:t>
      </w:r>
      <w:r>
        <w:rPr>
          <w:rFonts w:hint="eastAsia"/>
        </w:rPr>
        <w:t>进行存储操作和查询操作的同步</w:t>
      </w:r>
      <w:r w:rsidR="007768C9">
        <w:rPr>
          <w:rFonts w:hint="eastAsia"/>
        </w:rPr>
        <w:t>。</w:t>
      </w:r>
    </w:p>
    <w:p w14:paraId="3CBA67EE" w14:textId="77777777" w:rsidR="007768C9" w:rsidRDefault="007768C9" w:rsidP="004A6808">
      <w:pPr>
        <w:ind w:firstLineChars="200" w:firstLine="480"/>
      </w:pPr>
      <w:r>
        <w:rPr>
          <w:rFonts w:hint="eastAsia"/>
        </w:rPr>
        <w:t>在毕业设计规定的时间内完成了本课题要求的功能，但是有一些地方依旧存在问题，需要进行研究和改进。如在性能测试时发现</w:t>
      </w:r>
      <w:r>
        <w:rPr>
          <w:rFonts w:hint="eastAsia"/>
        </w:rPr>
        <w:t>Xerces-C++</w:t>
      </w:r>
      <w:r>
        <w:rPr>
          <w:rFonts w:hint="eastAsia"/>
        </w:rPr>
        <w:t>中</w:t>
      </w:r>
      <w:r>
        <w:rPr>
          <w:rFonts w:hint="eastAsia"/>
        </w:rPr>
        <w:t>SAX</w:t>
      </w:r>
      <w:r>
        <w:rPr>
          <w:rFonts w:hint="eastAsia"/>
        </w:rPr>
        <w:t>解析器部分处理效率并不高，可以尝试其他解析器。此外，本程序中的错误处理机制还不够完善，出现错误时并不能够明确指出错误原因和错误的位置。</w:t>
      </w:r>
    </w:p>
    <w:p w14:paraId="5631F225" w14:textId="77777777" w:rsidR="004C3A6F" w:rsidRDefault="004C3A6F" w:rsidP="004C3A6F">
      <w:pPr>
        <w:rPr>
          <w:kern w:val="44"/>
          <w:sz w:val="44"/>
          <w:szCs w:val="44"/>
        </w:rPr>
      </w:pPr>
      <w:r>
        <w:br w:type="page"/>
      </w:r>
    </w:p>
    <w:p w14:paraId="552369BB" w14:textId="77777777" w:rsidR="004C3A6F" w:rsidRDefault="004C3A6F" w:rsidP="00795791">
      <w:pPr>
        <w:pStyle w:val="1"/>
        <w:numPr>
          <w:ilvl w:val="0"/>
          <w:numId w:val="0"/>
        </w:numPr>
        <w:ind w:left="360" w:hanging="360"/>
      </w:pPr>
      <w:bookmarkStart w:id="203" w:name="_Toc450930631"/>
      <w:r>
        <w:rPr>
          <w:rFonts w:hint="eastAsia"/>
        </w:rPr>
        <w:lastRenderedPageBreak/>
        <w:t>参考文献</w:t>
      </w:r>
      <w:bookmarkEnd w:id="203"/>
    </w:p>
    <w:p w14:paraId="4A9C012D" w14:textId="77777777" w:rsidR="008103A9" w:rsidRPr="00454366" w:rsidRDefault="008103A9" w:rsidP="008103A9">
      <w:pPr>
        <w:pStyle w:val="ab"/>
        <w:numPr>
          <w:ilvl w:val="0"/>
          <w:numId w:val="22"/>
        </w:numPr>
        <w:ind w:firstLineChars="0"/>
        <w:rPr>
          <w:rFonts w:ascii="Times New Roman" w:hAnsi="Times New Roman" w:cs="Times New Roman"/>
          <w:sz w:val="21"/>
          <w:szCs w:val="21"/>
        </w:rPr>
      </w:pPr>
      <w:bookmarkStart w:id="204" w:name="_Ref357258415"/>
      <w:r w:rsidRPr="00454366">
        <w:rPr>
          <w:rFonts w:ascii="Times New Roman" w:hAnsi="Times New Roman" w:cs="Times New Roman"/>
          <w:sz w:val="21"/>
          <w:szCs w:val="21"/>
        </w:rPr>
        <w:t>Tim Bray, Jean Paoli, C. M. Sperberg-McQueen.</w:t>
      </w:r>
      <w:bookmarkStart w:id="205" w:name="_Ref357258416"/>
      <w:bookmarkEnd w:id="204"/>
      <w:r w:rsidRPr="00454366">
        <w:rPr>
          <w:rFonts w:ascii="Times New Roman" w:hAnsi="Times New Roman" w:cs="Times New Roman"/>
          <w:sz w:val="21"/>
          <w:szCs w:val="21"/>
        </w:rPr>
        <w:t xml:space="preserve"> Extensible Markup Language (XML) 1.0 (Fifth Edition)</w:t>
      </w:r>
    </w:p>
    <w:p w14:paraId="5DE5F7CF" w14:textId="77777777" w:rsidR="008103A9" w:rsidRPr="00454366" w:rsidRDefault="008103A9" w:rsidP="008103A9">
      <w:pPr>
        <w:pStyle w:val="ab"/>
        <w:ind w:left="420" w:firstLineChars="0" w:firstLine="0"/>
        <w:rPr>
          <w:rFonts w:ascii="Times New Roman" w:hAnsi="Times New Roman" w:cs="Times New Roman"/>
          <w:sz w:val="21"/>
          <w:szCs w:val="21"/>
        </w:rPr>
      </w:pPr>
      <w:r w:rsidRPr="00454366">
        <w:rPr>
          <w:rFonts w:ascii="Times New Roman" w:hAnsi="Times New Roman" w:cs="Times New Roman"/>
          <w:sz w:val="21"/>
          <w:szCs w:val="21"/>
        </w:rPr>
        <w:t>https://www.w3.org/TR/2008/REC-xml-20081126/</w:t>
      </w:r>
    </w:p>
    <w:bookmarkEnd w:id="205"/>
    <w:p w14:paraId="5A609F95" w14:textId="77777777" w:rsidR="008103A9" w:rsidRPr="00454366" w:rsidRDefault="00F65C96" w:rsidP="008103A9">
      <w:pPr>
        <w:pStyle w:val="ab"/>
        <w:numPr>
          <w:ilvl w:val="0"/>
          <w:numId w:val="22"/>
        </w:numPr>
        <w:ind w:firstLineChars="0"/>
        <w:rPr>
          <w:rFonts w:ascii="Times New Roman" w:hAnsi="Times New Roman" w:cs="Times New Roman"/>
          <w:sz w:val="21"/>
          <w:szCs w:val="21"/>
        </w:rPr>
      </w:pPr>
      <w:r w:rsidRPr="00454366">
        <w:rPr>
          <w:rFonts w:ascii="Times New Roman" w:hAnsi="Times New Roman" w:cs="Times New Roman"/>
          <w:sz w:val="21"/>
          <w:szCs w:val="21"/>
        </w:rPr>
        <w:t>Jonathan Robie, Don Chamberlin, Michael Dyck. XML Path Language (XPath) 3.0</w:t>
      </w:r>
    </w:p>
    <w:p w14:paraId="47D6F9BC" w14:textId="77777777" w:rsidR="00BE184A" w:rsidRPr="00454366" w:rsidRDefault="00F65C96" w:rsidP="00BE184A">
      <w:pPr>
        <w:pStyle w:val="ab"/>
        <w:ind w:left="420" w:firstLineChars="0" w:firstLine="0"/>
        <w:rPr>
          <w:rFonts w:ascii="Times New Roman" w:hAnsi="Times New Roman" w:cs="Times New Roman"/>
          <w:sz w:val="21"/>
          <w:szCs w:val="21"/>
        </w:rPr>
      </w:pPr>
      <w:r w:rsidRPr="00454366">
        <w:rPr>
          <w:rFonts w:ascii="Times New Roman" w:hAnsi="Times New Roman" w:cs="Times New Roman"/>
          <w:sz w:val="21"/>
          <w:szCs w:val="21"/>
        </w:rPr>
        <w:t>https://www.w3.org/TR/2014/REC-xpath-30-20140408/</w:t>
      </w:r>
    </w:p>
    <w:p w14:paraId="1D377CA3" w14:textId="77777777" w:rsidR="00BE184A" w:rsidRPr="00454366" w:rsidRDefault="00BE184A" w:rsidP="004A6808">
      <w:pPr>
        <w:pStyle w:val="a3"/>
        <w:widowControl/>
        <w:numPr>
          <w:ilvl w:val="0"/>
          <w:numId w:val="22"/>
        </w:numPr>
        <w:spacing w:line="360" w:lineRule="exact"/>
        <w:ind w:left="480" w:hangingChars="200" w:hanging="480"/>
        <w:rPr>
          <w:rFonts w:cs="Times New Roman"/>
          <w:szCs w:val="21"/>
        </w:rPr>
      </w:pPr>
      <w:r w:rsidRPr="00454366">
        <w:rPr>
          <w:rFonts w:cs="Times New Roman"/>
          <w:szCs w:val="21"/>
        </w:rPr>
        <w:t>Vidur Apparao, Steve Byrne, Mike Champion, Scott Isaacs, Ian Jacobs. Document Object Model (DOM) Level 1 Specification</w:t>
      </w:r>
    </w:p>
    <w:p w14:paraId="74B53CCC" w14:textId="77777777" w:rsidR="00BE184A" w:rsidRPr="00454366" w:rsidRDefault="00BE184A" w:rsidP="00BE184A">
      <w:pPr>
        <w:pStyle w:val="a3"/>
        <w:widowControl/>
        <w:spacing w:line="360" w:lineRule="exact"/>
        <w:ind w:left="480" w:firstLineChars="0" w:firstLine="0"/>
        <w:rPr>
          <w:rFonts w:cs="Times New Roman"/>
          <w:szCs w:val="21"/>
        </w:rPr>
      </w:pPr>
      <w:r w:rsidRPr="00454366">
        <w:rPr>
          <w:rFonts w:cs="Times New Roman"/>
          <w:szCs w:val="21"/>
        </w:rPr>
        <w:t>https://www.w3.org/TR/1998/REC-DOM-Level-1-19981001/</w:t>
      </w:r>
    </w:p>
    <w:p w14:paraId="67EA582A" w14:textId="77777777" w:rsidR="00454366" w:rsidRPr="00454366" w:rsidRDefault="00454366" w:rsidP="00454366">
      <w:pPr>
        <w:pStyle w:val="a3"/>
        <w:numPr>
          <w:ilvl w:val="0"/>
          <w:numId w:val="22"/>
        </w:numPr>
        <w:ind w:firstLineChars="0"/>
        <w:jc w:val="left"/>
        <w:rPr>
          <w:rFonts w:cs="Times New Roman"/>
          <w:szCs w:val="21"/>
        </w:rPr>
      </w:pPr>
      <w:r w:rsidRPr="00454366">
        <w:rPr>
          <w:rFonts w:cs="Times New Roman"/>
          <w:szCs w:val="21"/>
        </w:rPr>
        <w:t>A Dissertation by Dipl.-Inf. Christian Mathis. Storing, Indexing, and Querying XML Documents in Native XML Database Management Systems. April 2009</w:t>
      </w:r>
    </w:p>
    <w:p w14:paraId="24453F6A" w14:textId="77777777" w:rsidR="008103A9" w:rsidRPr="00454366" w:rsidRDefault="00382FEE" w:rsidP="004A6808">
      <w:pPr>
        <w:pStyle w:val="a3"/>
        <w:widowControl/>
        <w:numPr>
          <w:ilvl w:val="0"/>
          <w:numId w:val="22"/>
        </w:numPr>
        <w:spacing w:line="360" w:lineRule="exact"/>
        <w:ind w:left="480" w:hangingChars="200" w:hanging="480"/>
        <w:rPr>
          <w:rFonts w:cs="Times New Roman"/>
          <w:szCs w:val="21"/>
        </w:rPr>
      </w:pPr>
      <w:r w:rsidRPr="00454366">
        <w:rPr>
          <w:rFonts w:cs="Times New Roman"/>
          <w:szCs w:val="21"/>
        </w:rPr>
        <w:t>C++</w:t>
      </w:r>
      <w:r w:rsidRPr="00454366">
        <w:rPr>
          <w:rFonts w:cs="Times New Roman"/>
          <w:szCs w:val="21"/>
        </w:rPr>
        <w:t>语言程序设计（第</w:t>
      </w:r>
      <w:r w:rsidRPr="00454366">
        <w:rPr>
          <w:rFonts w:cs="Times New Roman"/>
          <w:szCs w:val="21"/>
        </w:rPr>
        <w:t>4</w:t>
      </w:r>
      <w:r w:rsidRPr="00454366">
        <w:rPr>
          <w:rFonts w:cs="Times New Roman"/>
          <w:szCs w:val="21"/>
        </w:rPr>
        <w:t>版），郑莉，董渊，何江舟，清华大学出版社，</w:t>
      </w:r>
      <w:r w:rsidRPr="00454366">
        <w:rPr>
          <w:rFonts w:cs="Times New Roman"/>
          <w:szCs w:val="21"/>
        </w:rPr>
        <w:t>2010</w:t>
      </w:r>
      <w:r w:rsidRPr="00454366">
        <w:rPr>
          <w:rFonts w:cs="Times New Roman"/>
          <w:szCs w:val="21"/>
        </w:rPr>
        <w:t>年</w:t>
      </w:r>
      <w:r w:rsidRPr="00454366">
        <w:rPr>
          <w:rFonts w:cs="Times New Roman"/>
          <w:szCs w:val="21"/>
        </w:rPr>
        <w:t>7</w:t>
      </w:r>
      <w:r w:rsidRPr="00454366">
        <w:rPr>
          <w:rFonts w:cs="Times New Roman"/>
          <w:szCs w:val="21"/>
        </w:rPr>
        <w:t>月</w:t>
      </w:r>
    </w:p>
    <w:p w14:paraId="0F9E9E87" w14:textId="77777777" w:rsidR="00382FEE" w:rsidRPr="00454366" w:rsidRDefault="00214EC5" w:rsidP="004A6808">
      <w:pPr>
        <w:pStyle w:val="a3"/>
        <w:widowControl/>
        <w:numPr>
          <w:ilvl w:val="0"/>
          <w:numId w:val="22"/>
        </w:numPr>
        <w:spacing w:line="360" w:lineRule="exact"/>
        <w:ind w:left="480" w:hangingChars="200" w:hanging="480"/>
        <w:rPr>
          <w:rFonts w:cs="Times New Roman"/>
          <w:szCs w:val="21"/>
        </w:rPr>
      </w:pPr>
      <w:r w:rsidRPr="00454366">
        <w:rPr>
          <w:rFonts w:cs="Times New Roman"/>
          <w:szCs w:val="21"/>
        </w:rPr>
        <w:t>C++</w:t>
      </w:r>
      <w:r w:rsidRPr="00454366">
        <w:rPr>
          <w:rFonts w:cs="Times New Roman"/>
          <w:szCs w:val="21"/>
        </w:rPr>
        <w:t>设计模式，</w:t>
      </w:r>
      <w:r w:rsidRPr="00454366">
        <w:rPr>
          <w:rFonts w:cs="Times New Roman"/>
          <w:szCs w:val="21"/>
        </w:rPr>
        <w:t>ALANEZUST</w:t>
      </w:r>
      <w:r w:rsidRPr="00454366">
        <w:rPr>
          <w:rFonts w:cs="Times New Roman"/>
          <w:szCs w:val="21"/>
        </w:rPr>
        <w:t>，清华大学出版社，</w:t>
      </w:r>
      <w:r w:rsidRPr="00454366">
        <w:rPr>
          <w:rFonts w:cs="Times New Roman"/>
          <w:szCs w:val="21"/>
        </w:rPr>
        <w:t>2007</w:t>
      </w:r>
      <w:r w:rsidRPr="00454366">
        <w:rPr>
          <w:rFonts w:cs="Times New Roman"/>
          <w:szCs w:val="21"/>
        </w:rPr>
        <w:t>年</w:t>
      </w:r>
      <w:r w:rsidRPr="00454366">
        <w:rPr>
          <w:rFonts w:cs="Times New Roman"/>
          <w:szCs w:val="21"/>
        </w:rPr>
        <w:t>8</w:t>
      </w:r>
      <w:r w:rsidRPr="00454366">
        <w:rPr>
          <w:rFonts w:cs="Times New Roman"/>
          <w:szCs w:val="21"/>
        </w:rPr>
        <w:t>月</w:t>
      </w:r>
    </w:p>
    <w:p w14:paraId="53344C6D" w14:textId="77777777" w:rsidR="00214EC5" w:rsidRPr="00454366" w:rsidRDefault="00090498" w:rsidP="004A6808">
      <w:pPr>
        <w:pStyle w:val="a3"/>
        <w:widowControl/>
        <w:numPr>
          <w:ilvl w:val="0"/>
          <w:numId w:val="22"/>
        </w:numPr>
        <w:spacing w:line="360" w:lineRule="exact"/>
        <w:ind w:left="480" w:hangingChars="200" w:hanging="480"/>
        <w:rPr>
          <w:rFonts w:cs="Times New Roman"/>
          <w:szCs w:val="21"/>
        </w:rPr>
      </w:pPr>
      <w:r w:rsidRPr="00454366">
        <w:rPr>
          <w:rFonts w:cs="Times New Roman"/>
          <w:szCs w:val="21"/>
        </w:rPr>
        <w:t>Effective C++</w:t>
      </w:r>
      <w:r w:rsidRPr="00454366">
        <w:rPr>
          <w:rFonts w:cs="Times New Roman"/>
          <w:szCs w:val="21"/>
        </w:rPr>
        <w:t>中文版，</w:t>
      </w:r>
      <w:r w:rsidRPr="00454366">
        <w:rPr>
          <w:rFonts w:cs="Times New Roman"/>
          <w:szCs w:val="21"/>
        </w:rPr>
        <w:t>Scott Meyers</w:t>
      </w:r>
      <w:r w:rsidRPr="00454366">
        <w:rPr>
          <w:rFonts w:cs="Times New Roman"/>
          <w:szCs w:val="21"/>
        </w:rPr>
        <w:t>，华中科技大学出版社，</w:t>
      </w:r>
      <w:r w:rsidRPr="00454366">
        <w:rPr>
          <w:rFonts w:cs="Times New Roman"/>
          <w:szCs w:val="21"/>
        </w:rPr>
        <w:t>2001</w:t>
      </w:r>
      <w:r w:rsidRPr="00454366">
        <w:rPr>
          <w:rFonts w:cs="Times New Roman"/>
          <w:szCs w:val="21"/>
        </w:rPr>
        <w:t>年</w:t>
      </w:r>
      <w:r w:rsidRPr="00454366">
        <w:rPr>
          <w:rFonts w:cs="Times New Roman"/>
          <w:szCs w:val="21"/>
        </w:rPr>
        <w:t>9</w:t>
      </w:r>
      <w:r w:rsidRPr="00454366">
        <w:rPr>
          <w:rFonts w:cs="Times New Roman"/>
          <w:szCs w:val="21"/>
        </w:rPr>
        <w:t>月</w:t>
      </w:r>
    </w:p>
    <w:p w14:paraId="1864D1F5" w14:textId="77777777" w:rsidR="00090498" w:rsidRPr="001A61BB" w:rsidRDefault="001A61BB" w:rsidP="004A6808">
      <w:pPr>
        <w:pStyle w:val="a3"/>
        <w:widowControl/>
        <w:numPr>
          <w:ilvl w:val="0"/>
          <w:numId w:val="22"/>
        </w:numPr>
        <w:spacing w:line="360" w:lineRule="exact"/>
        <w:ind w:left="480" w:hangingChars="200" w:hanging="480"/>
        <w:rPr>
          <w:rFonts w:cs="Times New Roman"/>
          <w:szCs w:val="21"/>
        </w:rPr>
      </w:pPr>
      <w:r w:rsidRPr="001A61BB">
        <w:rPr>
          <w:rFonts w:cs="Times New Roman" w:hint="eastAsia"/>
          <w:szCs w:val="21"/>
        </w:rPr>
        <w:t>C++</w:t>
      </w:r>
      <w:r w:rsidRPr="001A61BB">
        <w:rPr>
          <w:rFonts w:cs="Times New Roman" w:hint="eastAsia"/>
          <w:szCs w:val="21"/>
        </w:rPr>
        <w:t>面向对象多线程编程</w:t>
      </w:r>
      <w:r>
        <w:rPr>
          <w:rFonts w:cs="Times New Roman" w:hint="eastAsia"/>
          <w:szCs w:val="21"/>
        </w:rPr>
        <w:t>，</w:t>
      </w:r>
      <w:r w:rsidRPr="001A61BB">
        <w:rPr>
          <w:rFonts w:hint="eastAsia"/>
          <w:szCs w:val="21"/>
        </w:rPr>
        <w:t xml:space="preserve"> </w:t>
      </w:r>
      <w:r w:rsidRPr="001A61BB">
        <w:rPr>
          <w:rFonts w:cs="Times New Roman" w:hint="eastAsia"/>
          <w:szCs w:val="21"/>
        </w:rPr>
        <w:t>周良忠</w:t>
      </w:r>
      <w:r>
        <w:rPr>
          <w:rFonts w:cs="Times New Roman" w:hint="eastAsia"/>
          <w:szCs w:val="21"/>
        </w:rPr>
        <w:t>，</w:t>
      </w:r>
      <w:r w:rsidRPr="001A61BB">
        <w:rPr>
          <w:rFonts w:hint="eastAsia"/>
        </w:rPr>
        <w:t xml:space="preserve"> </w:t>
      </w:r>
      <w:r w:rsidRPr="001A61BB">
        <w:rPr>
          <w:rFonts w:cs="Times New Roman" w:hint="eastAsia"/>
          <w:szCs w:val="21"/>
        </w:rPr>
        <w:t>人民邮电出版社</w:t>
      </w:r>
      <w:r>
        <w:rPr>
          <w:rFonts w:cs="Times New Roman" w:hint="eastAsia"/>
          <w:szCs w:val="21"/>
        </w:rPr>
        <w:t>，</w:t>
      </w:r>
      <w:r>
        <w:rPr>
          <w:rFonts w:cs="Times New Roman" w:hint="eastAsia"/>
          <w:szCs w:val="21"/>
        </w:rPr>
        <w:t>2003</w:t>
      </w:r>
      <w:r>
        <w:rPr>
          <w:rFonts w:cs="Times New Roman" w:hint="eastAsia"/>
          <w:szCs w:val="21"/>
        </w:rPr>
        <w:t>年</w:t>
      </w:r>
      <w:r>
        <w:rPr>
          <w:rFonts w:cs="Times New Roman" w:hint="eastAsia"/>
          <w:szCs w:val="21"/>
        </w:rPr>
        <w:t>4</w:t>
      </w:r>
      <w:r>
        <w:rPr>
          <w:rFonts w:cs="Times New Roman" w:hint="eastAsia"/>
          <w:szCs w:val="21"/>
        </w:rPr>
        <w:t>月</w:t>
      </w:r>
    </w:p>
    <w:p w14:paraId="6ED76E1B" w14:textId="77777777" w:rsidR="004C3A6F" w:rsidRDefault="004C3A6F" w:rsidP="004C3A6F">
      <w:pPr>
        <w:rPr>
          <w:kern w:val="44"/>
          <w:sz w:val="44"/>
          <w:szCs w:val="44"/>
        </w:rPr>
      </w:pPr>
      <w:r>
        <w:br w:type="page"/>
      </w:r>
    </w:p>
    <w:p w14:paraId="59A7F44C" w14:textId="77777777" w:rsidR="004C3A6F" w:rsidRDefault="004C3A6F" w:rsidP="00795791">
      <w:pPr>
        <w:pStyle w:val="1"/>
        <w:numPr>
          <w:ilvl w:val="0"/>
          <w:numId w:val="0"/>
        </w:numPr>
        <w:ind w:left="360" w:hanging="360"/>
      </w:pPr>
      <w:bookmarkStart w:id="206" w:name="_Toc450930632"/>
      <w:r>
        <w:rPr>
          <w:rFonts w:hint="eastAsia"/>
        </w:rPr>
        <w:lastRenderedPageBreak/>
        <w:t>致谢</w:t>
      </w:r>
      <w:bookmarkEnd w:id="206"/>
    </w:p>
    <w:p w14:paraId="1B53F66E" w14:textId="77777777" w:rsidR="00963418" w:rsidRDefault="00963418" w:rsidP="004A6808">
      <w:pPr>
        <w:ind w:firstLineChars="200" w:firstLine="480"/>
      </w:pPr>
      <w:r>
        <w:rPr>
          <w:rFonts w:hint="eastAsia"/>
        </w:rPr>
        <w:t>首先，我要感谢我的毕业设计指导老师苏航老师。从毕业设计开始阶段，我对于很多基础的知识都还不了解，苏老师就不厌其烦地为我讲解。每当我有问题，苏老师都会放下手边的工作为我解答。正是因为这样，我才能对本课题有一个全面的认识和把握。在设计之初，我在很多问题的认识上都不够透彻，设计的程序也是漏洞百出，苏老师会再次跟我明确要实现的功能并且提供给我一个可以改进的方向。在实现通过读写锁进行</w:t>
      </w:r>
      <w:r w:rsidR="003B4E23">
        <w:rPr>
          <w:rFonts w:hint="eastAsia"/>
        </w:rPr>
        <w:t>存储查询线程同步时，我的程序调试总是出现问题，苏老师花费很多的时间和精力和我一起修改调试程序，思考解决方案，直到最终程序能够成功运行。在整个毕业设计时期，苏老师带给了我很多的帮助和鼓励。对于他严谨认真的治学态度我也感到深深地尊重和敬佩。</w:t>
      </w:r>
    </w:p>
    <w:p w14:paraId="7F21A63C" w14:textId="77777777" w:rsidR="00963418" w:rsidRDefault="003B4E23" w:rsidP="004A6808">
      <w:pPr>
        <w:ind w:firstLineChars="200" w:firstLine="480"/>
      </w:pPr>
      <w:r>
        <w:rPr>
          <w:rFonts w:hint="eastAsia"/>
        </w:rPr>
        <w:t>其次，我还要感谢实验室刘倚天学姐</w:t>
      </w:r>
      <w:r w:rsidR="00963418">
        <w:rPr>
          <w:rFonts w:hint="eastAsia"/>
        </w:rPr>
        <w:t>。</w:t>
      </w:r>
      <w:r w:rsidR="00852323">
        <w:rPr>
          <w:rFonts w:hint="eastAsia"/>
        </w:rPr>
        <w:t>在我对于这个课题完全陌生的时候，是她细心为我讲解一些</w:t>
      </w:r>
      <w:r>
        <w:rPr>
          <w:rFonts w:hint="eastAsia"/>
        </w:rPr>
        <w:t>基础知识，才让我对于这个课题有了一个很具体的认识。</w:t>
      </w:r>
    </w:p>
    <w:p w14:paraId="48F3488D" w14:textId="77777777" w:rsidR="006C371A" w:rsidRPr="00963418" w:rsidRDefault="003B4E23" w:rsidP="004A6808">
      <w:pPr>
        <w:ind w:firstLineChars="200" w:firstLine="480"/>
      </w:pPr>
      <w:r>
        <w:rPr>
          <w:rFonts w:hint="eastAsia"/>
        </w:rPr>
        <w:t>另外</w:t>
      </w:r>
      <w:r w:rsidR="00963418">
        <w:rPr>
          <w:rFonts w:hint="eastAsia"/>
        </w:rPr>
        <w:t>，我</w:t>
      </w:r>
      <w:r>
        <w:rPr>
          <w:rFonts w:hint="eastAsia"/>
        </w:rPr>
        <w:t>还要感谢我的父母，在我毕业设计期间对我学习上、生活上的支持，使我能够专心学习。以及我的室友，在我撰写毕业论文期间在论文规范上对我的提示和帮助。</w:t>
      </w:r>
    </w:p>
    <w:sectPr w:rsidR="006C371A" w:rsidRPr="00963418" w:rsidSect="0096720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uhang" w:date="2016-05-15T16:13:00Z" w:initials="s">
    <w:p w14:paraId="3F671BB1" w14:textId="77777777" w:rsidR="0016743D" w:rsidRDefault="0016743D">
      <w:pPr>
        <w:pStyle w:val="ae"/>
      </w:pPr>
      <w:r>
        <w:rPr>
          <w:rStyle w:val="ad"/>
        </w:rPr>
        <w:annotationRef/>
      </w:r>
      <w:r>
        <w:t>以后每次修改稿的文件名都要有日期</w:t>
      </w:r>
      <w:r>
        <w:rPr>
          <w:rFonts w:hint="eastAsia"/>
        </w:rPr>
        <w:t>，</w:t>
      </w:r>
      <w:r>
        <w:t>这样好管理</w:t>
      </w:r>
    </w:p>
  </w:comment>
  <w:comment w:id="3" w:author="suhang" w:date="2016-05-15T16:14:00Z" w:initials="s">
    <w:p w14:paraId="719E2565" w14:textId="77777777" w:rsidR="0016743D" w:rsidRDefault="0016743D">
      <w:pPr>
        <w:pStyle w:val="ae"/>
      </w:pPr>
      <w:r>
        <w:rPr>
          <w:rStyle w:val="ad"/>
        </w:rPr>
        <w:annotationRef/>
      </w:r>
      <w:r>
        <w:t>页眉页脚没有添加</w:t>
      </w:r>
      <w:r>
        <w:rPr>
          <w:rFonts w:hint="eastAsia"/>
        </w:rPr>
        <w:t>，</w:t>
      </w:r>
      <w:r>
        <w:t>需要添加</w:t>
      </w:r>
    </w:p>
  </w:comment>
  <w:comment w:id="6" w:author="suhang" w:date="2016-05-15T16:16:00Z" w:initials="s">
    <w:p w14:paraId="5B0D9A90" w14:textId="77777777" w:rsidR="0016743D" w:rsidRDefault="0016743D">
      <w:pPr>
        <w:pStyle w:val="ae"/>
      </w:pPr>
      <w:r>
        <w:rPr>
          <w:rStyle w:val="ad"/>
        </w:rPr>
        <w:annotationRef/>
      </w:r>
      <w:r>
        <w:t>一句话一般表示一个意思</w:t>
      </w:r>
    </w:p>
    <w:p w14:paraId="33EF5E5B" w14:textId="77777777" w:rsidR="0016743D" w:rsidRPr="001C2906" w:rsidRDefault="0016743D">
      <w:pPr>
        <w:pStyle w:val="ae"/>
      </w:pPr>
      <w:r>
        <w:rPr>
          <w:rFonts w:hint="eastAsia"/>
        </w:rPr>
        <w:t>来自各种实时监控、实时交易和社交网络等实时系统的、不断增长的海量数据处理需要及时的处理，而这些数据有两个主要的特点一个是实时生成，一个是数据量很大。</w:t>
      </w:r>
      <w:r>
        <w:rPr>
          <w:rStyle w:val="ad"/>
        </w:rPr>
        <w:annotationRef/>
      </w:r>
      <w:r>
        <w:rPr>
          <w:rFonts w:hint="eastAsia"/>
        </w:rPr>
        <w:t>这使得。。。</w:t>
      </w:r>
    </w:p>
  </w:comment>
  <w:comment w:id="7" w:author="suhang" w:date="2016-05-15T16:18:00Z" w:initials="s">
    <w:p w14:paraId="01038CF3" w14:textId="77777777" w:rsidR="0016743D" w:rsidRDefault="0016743D">
      <w:pPr>
        <w:pStyle w:val="ae"/>
      </w:pPr>
      <w:r>
        <w:rPr>
          <w:rStyle w:val="ad"/>
        </w:rPr>
        <w:annotationRef/>
      </w:r>
      <w:r>
        <w:t>前后要有逻辑</w:t>
      </w:r>
    </w:p>
    <w:p w14:paraId="0042E920" w14:textId="77777777" w:rsidR="0016743D" w:rsidRDefault="0016743D">
      <w:pPr>
        <w:pStyle w:val="ae"/>
      </w:pPr>
      <w:r>
        <w:t>XML</w:t>
      </w:r>
      <w:r>
        <w:t>作为</w:t>
      </w:r>
      <w:r>
        <w:t>W3C</w:t>
      </w:r>
      <w:r>
        <w:t>对工业界推荐的用于网络间数据的传输和存储的标准数据格式</w:t>
      </w:r>
      <w:r>
        <w:rPr>
          <w:rFonts w:hint="eastAsia"/>
        </w:rPr>
        <w:t>，</w:t>
      </w:r>
      <w:r>
        <w:t>大量的数据以</w:t>
      </w:r>
      <w:r>
        <w:t>XML</w:t>
      </w:r>
      <w:r>
        <w:t>格式进行传输和存储</w:t>
      </w:r>
    </w:p>
  </w:comment>
  <w:comment w:id="8" w:author="suhang" w:date="2016-05-15T16:22:00Z" w:initials="s">
    <w:p w14:paraId="21F60F80" w14:textId="77777777" w:rsidR="0016743D" w:rsidRDefault="0016743D">
      <w:pPr>
        <w:pStyle w:val="ae"/>
      </w:pPr>
      <w:r>
        <w:rPr>
          <w:rStyle w:val="ad"/>
        </w:rPr>
        <w:annotationRef/>
      </w:r>
      <w:r>
        <w:t>XML</w:t>
      </w:r>
      <w:r>
        <w:t>的处理方式一种是形成</w:t>
      </w:r>
      <w:r>
        <w:t>DOM</w:t>
      </w:r>
      <w:r>
        <w:rPr>
          <w:rFonts w:hint="eastAsia"/>
        </w:rPr>
        <w:t>，</w:t>
      </w:r>
      <w:r>
        <w:t>一种是不形成</w:t>
      </w:r>
      <w:r>
        <w:t>DOM</w:t>
      </w:r>
      <w:r>
        <w:t>以</w:t>
      </w:r>
      <w:r>
        <w:t>SAX</w:t>
      </w:r>
      <w:r>
        <w:t>方式进行处理</w:t>
      </w:r>
    </w:p>
    <w:p w14:paraId="77BD5A2E" w14:textId="77777777" w:rsidR="0016743D" w:rsidRDefault="0016743D">
      <w:pPr>
        <w:pStyle w:val="ae"/>
      </w:pPr>
      <w:r>
        <w:t>你前面的那句话和下面的话语没有逻辑啊</w:t>
      </w:r>
    </w:p>
  </w:comment>
  <w:comment w:id="9" w:author="suhang" w:date="2016-05-15T16:26:00Z" w:initials="s">
    <w:p w14:paraId="36397F63" w14:textId="77777777" w:rsidR="0016743D" w:rsidRDefault="0016743D">
      <w:pPr>
        <w:pStyle w:val="ae"/>
      </w:pPr>
      <w:r>
        <w:rPr>
          <w:rStyle w:val="ad"/>
        </w:rPr>
        <w:annotationRef/>
      </w:r>
      <w:r>
        <w:t>需要突出</w:t>
      </w:r>
      <w:r>
        <w:t>DOM</w:t>
      </w:r>
      <w:r>
        <w:t>查起来比较快速</w:t>
      </w:r>
      <w:r>
        <w:rPr>
          <w:rFonts w:hint="eastAsia"/>
        </w:rPr>
        <w:t>，</w:t>
      </w:r>
      <w:r>
        <w:t>并且支持重复查询</w:t>
      </w:r>
    </w:p>
  </w:comment>
  <w:comment w:id="11" w:author="suhang" w:date="2016-05-15T16:24:00Z" w:initials="s">
    <w:p w14:paraId="56D8C95D" w14:textId="77777777" w:rsidR="0016743D" w:rsidRPr="008D57F5" w:rsidRDefault="0016743D">
      <w:pPr>
        <w:pStyle w:val="ae"/>
      </w:pPr>
      <w:r>
        <w:rPr>
          <w:rStyle w:val="ad"/>
        </w:rPr>
        <w:annotationRef/>
      </w:r>
      <w:r>
        <w:t>这个不是</w:t>
      </w:r>
      <w:r>
        <w:rPr>
          <w:rFonts w:hint="eastAsia"/>
        </w:rPr>
        <w:t>，你的工作就是生成缓冲式</w:t>
      </w:r>
      <w:r>
        <w:rPr>
          <w:rFonts w:hint="eastAsia"/>
        </w:rPr>
        <w:t>DOM</w:t>
      </w:r>
      <w:r>
        <w:rPr>
          <w:rFonts w:hint="eastAsia"/>
        </w:rPr>
        <w:t>并支持查询，其他的只是你为了完成工作的手段</w:t>
      </w:r>
    </w:p>
  </w:comment>
  <w:comment w:id="13" w:author="suhang" w:date="2016-05-15T16:25:00Z" w:initials="s">
    <w:p w14:paraId="55B1CACD" w14:textId="77777777" w:rsidR="0016743D" w:rsidRDefault="0016743D">
      <w:pPr>
        <w:pStyle w:val="ae"/>
      </w:pPr>
      <w:r>
        <w:rPr>
          <w:rStyle w:val="ad"/>
        </w:rPr>
        <w:annotationRef/>
      </w:r>
      <w:r>
        <w:t>查询仅说的是一个时刻</w:t>
      </w:r>
      <w:r>
        <w:rPr>
          <w:rFonts w:hint="eastAsia"/>
        </w:rPr>
        <w:t>，</w:t>
      </w:r>
      <w:r>
        <w:t>你的工作</w:t>
      </w:r>
      <w:r>
        <w:rPr>
          <w:rFonts w:hint="eastAsia"/>
        </w:rPr>
        <w:t>目前</w:t>
      </w:r>
      <w:r>
        <w:t>并不涉及增量查询</w:t>
      </w:r>
      <w:r>
        <w:rPr>
          <w:rFonts w:hint="eastAsia"/>
        </w:rPr>
        <w:t>，</w:t>
      </w:r>
      <w:r>
        <w:t>增量查询是另一个事情了</w:t>
      </w:r>
    </w:p>
  </w:comment>
  <w:comment w:id="60" w:author="suhang" w:date="2016-05-15T16:28:00Z" w:initials="s">
    <w:p w14:paraId="20BE0865" w14:textId="77777777" w:rsidR="0016743D" w:rsidRDefault="0016743D">
      <w:pPr>
        <w:pStyle w:val="ae"/>
      </w:pPr>
      <w:r>
        <w:rPr>
          <w:rStyle w:val="ad"/>
        </w:rPr>
        <w:annotationRef/>
      </w:r>
      <w:r>
        <w:t>字太小了吧</w:t>
      </w:r>
      <w:r>
        <w:rPr>
          <w:rFonts w:hint="eastAsia"/>
        </w:rPr>
        <w:t>，</w:t>
      </w:r>
      <w:r>
        <w:t>五号起码</w:t>
      </w:r>
    </w:p>
    <w:p w14:paraId="3554D013" w14:textId="77777777" w:rsidR="0016743D" w:rsidRDefault="0016743D">
      <w:pPr>
        <w:pStyle w:val="ae"/>
      </w:pPr>
      <w:r>
        <w:t>下同</w:t>
      </w:r>
    </w:p>
  </w:comment>
  <w:comment w:id="101" w:author="suhang" w:date="2016-05-15T16:29:00Z" w:initials="s">
    <w:p w14:paraId="11BF4A63" w14:textId="77777777" w:rsidR="0016743D" w:rsidRDefault="0016743D">
      <w:pPr>
        <w:pStyle w:val="ae"/>
      </w:pPr>
      <w:r>
        <w:rPr>
          <w:rStyle w:val="ad"/>
        </w:rPr>
        <w:annotationRef/>
      </w:r>
      <w:r>
        <w:t>图的题注和图必须在同一页内</w:t>
      </w:r>
    </w:p>
    <w:p w14:paraId="72957780" w14:textId="77777777" w:rsidR="0016743D" w:rsidRDefault="0016743D">
      <w:pPr>
        <w:pStyle w:val="ae"/>
      </w:pPr>
      <w:r>
        <w:t>需要会设置题注</w:t>
      </w:r>
    </w:p>
  </w:comment>
  <w:comment w:id="104" w:author="suhang" w:date="2016-05-15T16:29:00Z" w:initials="s">
    <w:p w14:paraId="6B166AE6" w14:textId="77777777" w:rsidR="0016743D" w:rsidRDefault="0016743D">
      <w:pPr>
        <w:pStyle w:val="ae"/>
      </w:pPr>
      <w:r>
        <w:rPr>
          <w:rStyle w:val="ad"/>
        </w:rPr>
        <w:annotationRef/>
      </w:r>
      <w:r>
        <w:t>这个放在最后一节说明</w:t>
      </w:r>
      <w:r>
        <w:rPr>
          <w:rFonts w:hint="eastAsia"/>
        </w:rPr>
        <w:t>，</w:t>
      </w:r>
      <w:r>
        <w:t>并且多增加点内容</w:t>
      </w:r>
    </w:p>
  </w:comment>
  <w:comment w:id="112" w:author="suhang" w:date="2016-05-15T16:30:00Z" w:initials="s">
    <w:p w14:paraId="560FEE11" w14:textId="77777777" w:rsidR="0016743D" w:rsidRDefault="0016743D">
      <w:pPr>
        <w:pStyle w:val="ae"/>
      </w:pPr>
      <w:r>
        <w:rPr>
          <w:rStyle w:val="ad"/>
        </w:rPr>
        <w:annotationRef/>
      </w:r>
      <w:r>
        <w:t>你的表格或者图的边界应该统一</w:t>
      </w:r>
    </w:p>
    <w:p w14:paraId="3C2CED66" w14:textId="77777777" w:rsidR="0016743D" w:rsidRDefault="0016743D">
      <w:pPr>
        <w:pStyle w:val="ae"/>
      </w:pPr>
      <w:r>
        <w:t>如果是程序语言或</w:t>
      </w:r>
      <w:r>
        <w:t>XML</w:t>
      </w:r>
      <w:r>
        <w:t>等需要缩进</w:t>
      </w:r>
      <w:r>
        <w:rPr>
          <w:rFonts w:hint="eastAsia"/>
        </w:rPr>
        <w:t>，</w:t>
      </w:r>
      <w:r>
        <w:t>去掉特殊的字符</w:t>
      </w:r>
    </w:p>
  </w:comment>
  <w:comment w:id="124" w:author="suhang" w:date="2016-05-15T16:31:00Z" w:initials="s">
    <w:p w14:paraId="229C3920" w14:textId="77777777" w:rsidR="0016743D" w:rsidRDefault="0016743D">
      <w:pPr>
        <w:pStyle w:val="ae"/>
      </w:pPr>
      <w:r>
        <w:rPr>
          <w:rStyle w:val="ad"/>
        </w:rPr>
        <w:annotationRef/>
      </w:r>
      <w:r>
        <w:t>新开一页</w:t>
      </w:r>
    </w:p>
  </w:comment>
  <w:comment w:id="127" w:author="suhang" w:date="2016-05-15T16:35:00Z" w:initials="s">
    <w:p w14:paraId="5E4836A6" w14:textId="77777777" w:rsidR="0016743D" w:rsidRDefault="0016743D">
      <w:pPr>
        <w:pStyle w:val="ae"/>
      </w:pPr>
      <w:r>
        <w:rPr>
          <w:rStyle w:val="ad"/>
        </w:rPr>
        <w:annotationRef/>
      </w:r>
      <w:r>
        <w:t>先说总的设计思想</w:t>
      </w:r>
      <w:r>
        <w:rPr>
          <w:rFonts w:hint="eastAsia"/>
        </w:rPr>
        <w:t>（</w:t>
      </w:r>
      <w:r>
        <w:rPr>
          <w:rFonts w:hint="eastAsia"/>
        </w:rPr>
        <w:t>DOM</w:t>
      </w:r>
      <w:r>
        <w:rPr>
          <w:rFonts w:hint="eastAsia"/>
        </w:rPr>
        <w:t>池，</w:t>
      </w:r>
      <w:r>
        <w:rPr>
          <w:rFonts w:hint="eastAsia"/>
        </w:rPr>
        <w:t>DOM</w:t>
      </w:r>
      <w:r>
        <w:rPr>
          <w:rFonts w:hint="eastAsia"/>
        </w:rPr>
        <w:t>，</w:t>
      </w:r>
      <w:r>
        <w:rPr>
          <w:rFonts w:hint="eastAsia"/>
        </w:rPr>
        <w:t>DOM</w:t>
      </w:r>
      <w:r>
        <w:rPr>
          <w:rFonts w:hint="eastAsia"/>
        </w:rPr>
        <w:t>的读写的并发控制）</w:t>
      </w:r>
    </w:p>
    <w:p w14:paraId="136556B9" w14:textId="77777777" w:rsidR="0016743D" w:rsidRDefault="0016743D">
      <w:pPr>
        <w:pStyle w:val="ae"/>
      </w:pPr>
      <w:r>
        <w:t>然后将</w:t>
      </w:r>
      <w:r>
        <w:t>DOM</w:t>
      </w:r>
      <w:r>
        <w:t>池的设计</w:t>
      </w:r>
    </w:p>
    <w:p w14:paraId="31BCB792" w14:textId="77777777" w:rsidR="0016743D" w:rsidRDefault="0016743D">
      <w:pPr>
        <w:pStyle w:val="ae"/>
      </w:pPr>
      <w:r>
        <w:t>池中每一个</w:t>
      </w:r>
      <w:r>
        <w:t>DOM</w:t>
      </w:r>
      <w:r>
        <w:t>的设计</w:t>
      </w:r>
    </w:p>
    <w:p w14:paraId="2FDB3701" w14:textId="77777777" w:rsidR="0016743D" w:rsidRPr="004F6300" w:rsidRDefault="0016743D">
      <w:pPr>
        <w:pStyle w:val="ae"/>
      </w:pPr>
      <w:r>
        <w:t>并发控制</w:t>
      </w:r>
    </w:p>
  </w:comment>
  <w:comment w:id="128" w:author="suhang" w:date="2016-05-15T16:32:00Z" w:initials="s">
    <w:p w14:paraId="07D9E879" w14:textId="77777777" w:rsidR="0016743D" w:rsidRDefault="0016743D">
      <w:pPr>
        <w:pStyle w:val="ae"/>
      </w:pPr>
      <w:r>
        <w:rPr>
          <w:rStyle w:val="ad"/>
        </w:rPr>
        <w:annotationRef/>
      </w:r>
      <w:r>
        <w:t>这应该是实现和实验部分再说的</w:t>
      </w:r>
      <w:r>
        <w:rPr>
          <w:rFonts w:hint="eastAsia"/>
        </w:rPr>
        <w:t>，</w:t>
      </w:r>
      <w:r>
        <w:t>你第</w:t>
      </w:r>
      <w:r>
        <w:rPr>
          <w:rFonts w:hint="eastAsia"/>
        </w:rPr>
        <w:t>3</w:t>
      </w:r>
      <w:r>
        <w:rPr>
          <w:rFonts w:hint="eastAsia"/>
        </w:rPr>
        <w:t>章应该说的就是方法，是否是模拟流没关系的</w:t>
      </w:r>
    </w:p>
  </w:comment>
  <w:comment w:id="129" w:author="suhang" w:date="2016-05-15T16:33:00Z" w:initials="s">
    <w:p w14:paraId="4DB82BE5" w14:textId="77777777" w:rsidR="0016743D" w:rsidRDefault="0016743D">
      <w:pPr>
        <w:pStyle w:val="ae"/>
      </w:pPr>
      <w:r>
        <w:rPr>
          <w:rStyle w:val="ad"/>
        </w:rPr>
        <w:annotationRef/>
      </w:r>
      <w:r>
        <w:t>你的</w:t>
      </w:r>
      <w:r>
        <w:t>DOM</w:t>
      </w:r>
      <w:r>
        <w:t>池里面有啥得先说一下吧</w:t>
      </w:r>
      <w:r>
        <w:rPr>
          <w:rFonts w:hint="eastAsia"/>
        </w:rPr>
        <w:t>？</w:t>
      </w:r>
    </w:p>
  </w:comment>
  <w:comment w:id="130" w:author="suhang" w:date="2016-05-15T16:34:00Z" w:initials="s">
    <w:p w14:paraId="2D78C40A" w14:textId="77777777" w:rsidR="0016743D" w:rsidRDefault="0016743D">
      <w:pPr>
        <w:pStyle w:val="ae"/>
      </w:pPr>
      <w:r>
        <w:rPr>
          <w:rStyle w:val="ad"/>
        </w:rPr>
        <w:annotationRef/>
      </w:r>
      <w:r>
        <w:t>XPath</w:t>
      </w:r>
      <w:r>
        <w:t>之后的自己修改</w:t>
      </w:r>
    </w:p>
  </w:comment>
  <w:comment w:id="133" w:author="suhang" w:date="2016-05-15T16:40:00Z" w:initials="s">
    <w:p w14:paraId="0D0570ED" w14:textId="77777777" w:rsidR="0016743D" w:rsidRDefault="0016743D">
      <w:pPr>
        <w:pStyle w:val="ae"/>
      </w:pPr>
      <w:r>
        <w:rPr>
          <w:rStyle w:val="ad"/>
        </w:rPr>
        <w:annotationRef/>
      </w:r>
      <w:r>
        <w:t>得说清楚</w:t>
      </w:r>
      <w:r>
        <w:rPr>
          <w:rFonts w:hint="eastAsia"/>
        </w:rPr>
        <w:t>，</w:t>
      </w:r>
      <w:r>
        <w:rPr>
          <w:rFonts w:hint="eastAsia"/>
        </w:rPr>
        <w:t>DOM</w:t>
      </w:r>
      <w:r>
        <w:t>池和子</w:t>
      </w:r>
      <w:r>
        <w:t>DOM</w:t>
      </w:r>
      <w:r>
        <w:rPr>
          <w:rFonts w:hint="eastAsia"/>
        </w:rPr>
        <w:t>、</w:t>
      </w:r>
      <w:r>
        <w:t>子</w:t>
      </w:r>
      <w:r>
        <w:t>DOM</w:t>
      </w:r>
      <w:r>
        <w:t>和子</w:t>
      </w:r>
      <w:r>
        <w:t>DOM</w:t>
      </w:r>
      <w:r>
        <w:t>之间的</w:t>
      </w:r>
      <w:r>
        <w:rPr>
          <w:rFonts w:hint="eastAsia"/>
        </w:rPr>
        <w:t>关系</w:t>
      </w:r>
    </w:p>
  </w:comment>
  <w:comment w:id="134" w:author="suhang" w:date="2016-05-15T16:39:00Z" w:initials="s">
    <w:p w14:paraId="24C9FDE7" w14:textId="77777777" w:rsidR="0016743D" w:rsidRDefault="0016743D">
      <w:pPr>
        <w:pStyle w:val="ae"/>
      </w:pPr>
      <w:r>
        <w:rPr>
          <w:rStyle w:val="ad"/>
        </w:rPr>
        <w:annotationRef/>
      </w:r>
      <w:r>
        <w:t>配合图说明要</w:t>
      </w:r>
    </w:p>
  </w:comment>
  <w:comment w:id="135" w:author="suhang" w:date="2016-05-15T16:42:00Z" w:initials="s">
    <w:p w14:paraId="741E5D88" w14:textId="77777777" w:rsidR="0016743D" w:rsidRDefault="0016743D">
      <w:pPr>
        <w:pStyle w:val="ae"/>
      </w:pPr>
      <w:r>
        <w:rPr>
          <w:rStyle w:val="ad"/>
        </w:rPr>
        <w:annotationRef/>
      </w:r>
      <w:r>
        <w:t>下面的应是将池中的每个子</w:t>
      </w:r>
      <w:r>
        <w:t>DOM</w:t>
      </w:r>
      <w:r>
        <w:t>中</w:t>
      </w:r>
    </w:p>
  </w:comment>
  <w:comment w:id="179" w:author="suhang" w:date="2016-05-15T16:42:00Z" w:initials="s">
    <w:p w14:paraId="4BF729B6" w14:textId="77777777" w:rsidR="0016743D" w:rsidRDefault="0016743D">
      <w:pPr>
        <w:pStyle w:val="ae"/>
      </w:pPr>
      <w:r>
        <w:rPr>
          <w:rStyle w:val="ad"/>
        </w:rPr>
        <w:annotationRef/>
      </w:r>
      <w:r>
        <w:t>表格风格要统一</w:t>
      </w:r>
    </w:p>
  </w:comment>
  <w:comment w:id="188" w:author="suhang" w:date="2016-05-15T16:43:00Z" w:initials="s">
    <w:p w14:paraId="6407F5F8" w14:textId="77777777" w:rsidR="0016743D" w:rsidRDefault="0016743D">
      <w:pPr>
        <w:pStyle w:val="ae"/>
      </w:pPr>
      <w:r>
        <w:rPr>
          <w:rStyle w:val="ad"/>
        </w:rPr>
        <w:annotationRef/>
      </w:r>
      <w:r>
        <w:t>不能这么画</w:t>
      </w:r>
    </w:p>
  </w:comment>
  <w:comment w:id="189" w:author="suhang" w:date="2016-05-15T16:44:00Z" w:initials="s">
    <w:p w14:paraId="2074168B" w14:textId="77777777" w:rsidR="0016743D" w:rsidRDefault="0016743D">
      <w:pPr>
        <w:pStyle w:val="ae"/>
      </w:pPr>
      <w:r>
        <w:rPr>
          <w:rStyle w:val="ad"/>
        </w:rPr>
        <w:annotationRef/>
      </w:r>
      <w:r>
        <w:t>每个流程图均要有开始和结束</w:t>
      </w:r>
    </w:p>
  </w:comment>
  <w:comment w:id="190" w:author="suhang" w:date="2016-05-15T16:44:00Z" w:initials="s">
    <w:p w14:paraId="2091981B" w14:textId="77777777" w:rsidR="0016743D" w:rsidRDefault="0016743D">
      <w:pPr>
        <w:pStyle w:val="ae"/>
      </w:pPr>
      <w:r>
        <w:rPr>
          <w:rStyle w:val="ad"/>
        </w:rPr>
        <w:annotationRef/>
      </w:r>
      <w:r>
        <w:t>数据和过程不分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671BB1" w15:done="0"/>
  <w15:commentEx w15:paraId="719E2565" w15:done="0"/>
  <w15:commentEx w15:paraId="33EF5E5B" w15:done="0"/>
  <w15:commentEx w15:paraId="0042E920" w15:done="0"/>
  <w15:commentEx w15:paraId="77BD5A2E" w15:done="0"/>
  <w15:commentEx w15:paraId="36397F63" w15:done="0"/>
  <w15:commentEx w15:paraId="56D8C95D" w15:done="0"/>
  <w15:commentEx w15:paraId="55B1CACD" w15:done="0"/>
  <w15:commentEx w15:paraId="3554D013" w15:done="0"/>
  <w15:commentEx w15:paraId="72957780" w15:done="0"/>
  <w15:commentEx w15:paraId="6B166AE6" w15:done="0"/>
  <w15:commentEx w15:paraId="3C2CED66" w15:done="0"/>
  <w15:commentEx w15:paraId="229C3920" w15:done="0"/>
  <w15:commentEx w15:paraId="2FDB3701" w15:done="0"/>
  <w15:commentEx w15:paraId="07D9E879" w15:done="0"/>
  <w15:commentEx w15:paraId="4DB82BE5" w15:done="0"/>
  <w15:commentEx w15:paraId="2D78C40A" w15:done="0"/>
  <w15:commentEx w15:paraId="0D0570ED" w15:done="0"/>
  <w15:commentEx w15:paraId="24C9FDE7" w15:done="0"/>
  <w15:commentEx w15:paraId="741E5D88" w15:done="0"/>
  <w15:commentEx w15:paraId="4BF729B6" w15:done="0"/>
  <w15:commentEx w15:paraId="6407F5F8" w15:done="0"/>
  <w15:commentEx w15:paraId="2074168B" w15:done="0"/>
  <w15:commentEx w15:paraId="209198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45D088" w14:textId="77777777" w:rsidR="005A11F9" w:rsidRDefault="005A11F9" w:rsidP="00B319E7">
      <w:r>
        <w:separator/>
      </w:r>
    </w:p>
  </w:endnote>
  <w:endnote w:type="continuationSeparator" w:id="0">
    <w:p w14:paraId="05BD79DC" w14:textId="77777777" w:rsidR="005A11F9" w:rsidRDefault="005A11F9" w:rsidP="00B31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C66ECA" w14:textId="77777777" w:rsidR="005A11F9" w:rsidRDefault="005A11F9" w:rsidP="00B319E7">
      <w:r>
        <w:separator/>
      </w:r>
    </w:p>
  </w:footnote>
  <w:footnote w:type="continuationSeparator" w:id="0">
    <w:p w14:paraId="60A125C9" w14:textId="77777777" w:rsidR="005A11F9" w:rsidRDefault="005A11F9" w:rsidP="00B319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C294E"/>
    <w:multiLevelType w:val="hybridMultilevel"/>
    <w:tmpl w:val="470E373E"/>
    <w:lvl w:ilvl="0" w:tplc="5036A30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4903E73"/>
    <w:multiLevelType w:val="hybridMultilevel"/>
    <w:tmpl w:val="72F20C3C"/>
    <w:lvl w:ilvl="0" w:tplc="E072EF04">
      <w:start w:val="1"/>
      <w:numFmt w:val="bullet"/>
      <w:lvlText w:val=""/>
      <w:lvlJc w:val="left"/>
      <w:pPr>
        <w:ind w:left="840" w:hanging="420"/>
      </w:pPr>
      <w:rPr>
        <w:rFonts w:ascii="Wingdings" w:hAnsi="Wingdings" w:hint="default"/>
      </w:rPr>
    </w:lvl>
    <w:lvl w:ilvl="1" w:tplc="E072EF04">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E710C4"/>
    <w:multiLevelType w:val="hybridMultilevel"/>
    <w:tmpl w:val="4D68095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8FD08F8"/>
    <w:multiLevelType w:val="hybridMultilevel"/>
    <w:tmpl w:val="77B4BC2A"/>
    <w:lvl w:ilvl="0" w:tplc="5036A30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B13078D"/>
    <w:multiLevelType w:val="hybridMultilevel"/>
    <w:tmpl w:val="9542B0A2"/>
    <w:lvl w:ilvl="0" w:tplc="2EE8C5E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EB1605B"/>
    <w:multiLevelType w:val="hybridMultilevel"/>
    <w:tmpl w:val="7F52FEAA"/>
    <w:lvl w:ilvl="0" w:tplc="7B609F1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2D364DB"/>
    <w:multiLevelType w:val="multilevel"/>
    <w:tmpl w:val="44002D26"/>
    <w:lvl w:ilvl="0">
      <w:start w:val="2"/>
      <w:numFmt w:val="decimal"/>
      <w:lvlText w:val="%1"/>
      <w:lvlJc w:val="left"/>
      <w:pPr>
        <w:ind w:left="600" w:hanging="600"/>
      </w:pPr>
      <w:rPr>
        <w:rFonts w:hint="default"/>
      </w:rPr>
    </w:lvl>
    <w:lvl w:ilvl="1">
      <w:start w:val="1"/>
      <w:numFmt w:val="decimal"/>
      <w:lvlText w:val="%1.%2"/>
      <w:lvlJc w:val="left"/>
      <w:pPr>
        <w:ind w:left="1281" w:hanging="600"/>
      </w:pPr>
      <w:rPr>
        <w:rFonts w:hint="default"/>
      </w:rPr>
    </w:lvl>
    <w:lvl w:ilvl="2">
      <w:start w:val="2"/>
      <w:numFmt w:val="decimal"/>
      <w:lvlText w:val="%1.%2.%3"/>
      <w:lvlJc w:val="left"/>
      <w:pPr>
        <w:ind w:left="2082" w:hanging="720"/>
      </w:pPr>
      <w:rPr>
        <w:rFonts w:hint="default"/>
      </w:rPr>
    </w:lvl>
    <w:lvl w:ilvl="3">
      <w:start w:val="1"/>
      <w:numFmt w:val="decimal"/>
      <w:lvlText w:val="%1.%2.%3.%4"/>
      <w:lvlJc w:val="left"/>
      <w:pPr>
        <w:ind w:left="3123" w:hanging="1080"/>
      </w:pPr>
      <w:rPr>
        <w:rFonts w:hint="default"/>
      </w:rPr>
    </w:lvl>
    <w:lvl w:ilvl="4">
      <w:start w:val="1"/>
      <w:numFmt w:val="decimal"/>
      <w:lvlText w:val="%1.%2.%3.%4.%5"/>
      <w:lvlJc w:val="left"/>
      <w:pPr>
        <w:ind w:left="3804" w:hanging="1080"/>
      </w:pPr>
      <w:rPr>
        <w:rFonts w:hint="default"/>
      </w:rPr>
    </w:lvl>
    <w:lvl w:ilvl="5">
      <w:start w:val="1"/>
      <w:numFmt w:val="decimal"/>
      <w:lvlText w:val="%1.%2.%3.%4.%5.%6"/>
      <w:lvlJc w:val="left"/>
      <w:pPr>
        <w:ind w:left="4845" w:hanging="1440"/>
      </w:pPr>
      <w:rPr>
        <w:rFonts w:hint="default"/>
      </w:rPr>
    </w:lvl>
    <w:lvl w:ilvl="6">
      <w:start w:val="1"/>
      <w:numFmt w:val="decimal"/>
      <w:lvlText w:val="%1.%2.%3.%4.%5.%6.%7"/>
      <w:lvlJc w:val="left"/>
      <w:pPr>
        <w:ind w:left="5526" w:hanging="1440"/>
      </w:pPr>
      <w:rPr>
        <w:rFonts w:hint="default"/>
      </w:rPr>
    </w:lvl>
    <w:lvl w:ilvl="7">
      <w:start w:val="1"/>
      <w:numFmt w:val="decimal"/>
      <w:lvlText w:val="%1.%2.%3.%4.%5.%6.%7.%8"/>
      <w:lvlJc w:val="left"/>
      <w:pPr>
        <w:ind w:left="6567" w:hanging="1800"/>
      </w:pPr>
      <w:rPr>
        <w:rFonts w:hint="default"/>
      </w:rPr>
    </w:lvl>
    <w:lvl w:ilvl="8">
      <w:start w:val="1"/>
      <w:numFmt w:val="decimal"/>
      <w:lvlText w:val="%1.%2.%3.%4.%5.%6.%7.%8.%9"/>
      <w:lvlJc w:val="left"/>
      <w:pPr>
        <w:ind w:left="7608" w:hanging="2160"/>
      </w:pPr>
      <w:rPr>
        <w:rFonts w:hint="default"/>
      </w:rPr>
    </w:lvl>
  </w:abstractNum>
  <w:abstractNum w:abstractNumId="7" w15:restartNumberingAfterBreak="0">
    <w:nsid w:val="172054A4"/>
    <w:multiLevelType w:val="hybridMultilevel"/>
    <w:tmpl w:val="EEA4B322"/>
    <w:lvl w:ilvl="0" w:tplc="5036A30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B1E7D93"/>
    <w:multiLevelType w:val="hybridMultilevel"/>
    <w:tmpl w:val="5A6E84B0"/>
    <w:lvl w:ilvl="0" w:tplc="55C83074">
      <w:start w:val="1"/>
      <w:numFmt w:val="bullet"/>
      <w:lvlText w:val=""/>
      <w:lvlJc w:val="left"/>
      <w:pPr>
        <w:ind w:left="840" w:hanging="420"/>
      </w:pPr>
      <w:rPr>
        <w:rFonts w:ascii="Wingdings" w:hAnsi="Wingdings" w:hint="default"/>
      </w:rPr>
    </w:lvl>
    <w:lvl w:ilvl="1" w:tplc="55C83074">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1003136"/>
    <w:multiLevelType w:val="hybridMultilevel"/>
    <w:tmpl w:val="B52E2C26"/>
    <w:lvl w:ilvl="0" w:tplc="11067E10">
      <w:start w:val="1"/>
      <w:numFmt w:val="decimal"/>
      <w:pStyle w:val="1"/>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900B75"/>
    <w:multiLevelType w:val="hybridMultilevel"/>
    <w:tmpl w:val="BFEC3DB6"/>
    <w:lvl w:ilvl="0" w:tplc="501475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7F053E"/>
    <w:multiLevelType w:val="hybridMultilevel"/>
    <w:tmpl w:val="533C8E3A"/>
    <w:lvl w:ilvl="0" w:tplc="5308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095031"/>
    <w:multiLevelType w:val="hybridMultilevel"/>
    <w:tmpl w:val="68666C64"/>
    <w:lvl w:ilvl="0" w:tplc="06E6E00A">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38FC4F29"/>
    <w:multiLevelType w:val="multilevel"/>
    <w:tmpl w:val="565204E8"/>
    <w:lvl w:ilvl="0">
      <w:start w:val="1"/>
      <w:numFmt w:val="decimal"/>
      <w:lvlText w:val="%1"/>
      <w:lvlJc w:val="left"/>
      <w:pPr>
        <w:ind w:left="375" w:hanging="375"/>
      </w:pPr>
      <w:rPr>
        <w:rFonts w:hint="default"/>
      </w:rPr>
    </w:lvl>
    <w:lvl w:ilvl="1">
      <w:start w:val="1"/>
      <w:numFmt w:val="decimal"/>
      <w:pStyle w:val="2"/>
      <w:lvlText w:val="%1.%2"/>
      <w:lvlJc w:val="left"/>
      <w:pPr>
        <w:ind w:left="720" w:hanging="720"/>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D4D6465"/>
    <w:multiLevelType w:val="hybridMultilevel"/>
    <w:tmpl w:val="689C9AF4"/>
    <w:lvl w:ilvl="0" w:tplc="06E6E00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D720E60"/>
    <w:multiLevelType w:val="hybridMultilevel"/>
    <w:tmpl w:val="7CAA11D8"/>
    <w:lvl w:ilvl="0" w:tplc="2EE8C5E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D8B320E"/>
    <w:multiLevelType w:val="hybridMultilevel"/>
    <w:tmpl w:val="13CE105C"/>
    <w:lvl w:ilvl="0" w:tplc="3E6AE7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1A6180"/>
    <w:multiLevelType w:val="hybridMultilevel"/>
    <w:tmpl w:val="58F66300"/>
    <w:lvl w:ilvl="0" w:tplc="5036A30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92B426B"/>
    <w:multiLevelType w:val="hybridMultilevel"/>
    <w:tmpl w:val="8076C4C2"/>
    <w:lvl w:ilvl="0" w:tplc="5036A30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C7D1954"/>
    <w:multiLevelType w:val="multilevel"/>
    <w:tmpl w:val="A3D82BB8"/>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4E415365"/>
    <w:multiLevelType w:val="hybridMultilevel"/>
    <w:tmpl w:val="C1E27688"/>
    <w:lvl w:ilvl="0" w:tplc="C29EB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AD15EB"/>
    <w:multiLevelType w:val="hybridMultilevel"/>
    <w:tmpl w:val="D9D69038"/>
    <w:lvl w:ilvl="0" w:tplc="E11814C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2C76A63"/>
    <w:multiLevelType w:val="hybridMultilevel"/>
    <w:tmpl w:val="72DCBC2A"/>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3" w15:restartNumberingAfterBreak="0">
    <w:nsid w:val="5AC62D58"/>
    <w:multiLevelType w:val="hybridMultilevel"/>
    <w:tmpl w:val="8FD2D804"/>
    <w:lvl w:ilvl="0" w:tplc="CC28C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54B4506"/>
    <w:multiLevelType w:val="hybridMultilevel"/>
    <w:tmpl w:val="591057AA"/>
    <w:lvl w:ilvl="0" w:tplc="5036A30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EA1725A"/>
    <w:multiLevelType w:val="hybridMultilevel"/>
    <w:tmpl w:val="7822300C"/>
    <w:lvl w:ilvl="0" w:tplc="56B009F2">
      <w:start w:val="1"/>
      <w:numFmt w:val="bullet"/>
      <w:lvlText w:val=""/>
      <w:lvlJc w:val="left"/>
      <w:pPr>
        <w:ind w:left="840" w:hanging="420"/>
      </w:pPr>
      <w:rPr>
        <w:rFonts w:ascii="Wingdings" w:hAnsi="Wingdings" w:hint="default"/>
      </w:rPr>
    </w:lvl>
    <w:lvl w:ilvl="1" w:tplc="55A647A4">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9"/>
  </w:num>
  <w:num w:numId="2">
    <w:abstractNumId w:val="22"/>
  </w:num>
  <w:num w:numId="3">
    <w:abstractNumId w:val="3"/>
  </w:num>
  <w:num w:numId="4">
    <w:abstractNumId w:val="18"/>
  </w:num>
  <w:num w:numId="5">
    <w:abstractNumId w:val="0"/>
  </w:num>
  <w:num w:numId="6">
    <w:abstractNumId w:val="17"/>
  </w:num>
  <w:num w:numId="7">
    <w:abstractNumId w:val="5"/>
  </w:num>
  <w:num w:numId="8">
    <w:abstractNumId w:val="7"/>
  </w:num>
  <w:num w:numId="9">
    <w:abstractNumId w:val="2"/>
  </w:num>
  <w:num w:numId="10">
    <w:abstractNumId w:val="4"/>
  </w:num>
  <w:num w:numId="11">
    <w:abstractNumId w:val="25"/>
  </w:num>
  <w:num w:numId="12">
    <w:abstractNumId w:val="12"/>
  </w:num>
  <w:num w:numId="13">
    <w:abstractNumId w:val="14"/>
  </w:num>
  <w:num w:numId="14">
    <w:abstractNumId w:val="15"/>
  </w:num>
  <w:num w:numId="15">
    <w:abstractNumId w:val="8"/>
  </w:num>
  <w:num w:numId="16">
    <w:abstractNumId w:val="1"/>
  </w:num>
  <w:num w:numId="17">
    <w:abstractNumId w:val="23"/>
  </w:num>
  <w:num w:numId="18">
    <w:abstractNumId w:val="20"/>
  </w:num>
  <w:num w:numId="19">
    <w:abstractNumId w:val="11"/>
  </w:num>
  <w:num w:numId="20">
    <w:abstractNumId w:val="21"/>
  </w:num>
  <w:num w:numId="21">
    <w:abstractNumId w:val="24"/>
  </w:num>
  <w:num w:numId="22">
    <w:abstractNumId w:val="16"/>
  </w:num>
  <w:num w:numId="23">
    <w:abstractNumId w:val="10"/>
  </w:num>
  <w:num w:numId="24">
    <w:abstractNumId w:val="13"/>
  </w:num>
  <w:num w:numId="25">
    <w:abstractNumId w:val="6"/>
  </w:num>
  <w:num w:numId="26">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9"/>
    <w:lvlOverride w:ilvl="0">
      <w:startOverride w:val="1"/>
    </w:lvlOverride>
  </w:num>
  <w:num w:numId="29">
    <w:abstractNumId w:val="9"/>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hang">
    <w15:presenceInfo w15:providerId="None" w15:userId="su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12EC6"/>
    <w:rsid w:val="0001195D"/>
    <w:rsid w:val="000138F2"/>
    <w:rsid w:val="000163F8"/>
    <w:rsid w:val="0002021C"/>
    <w:rsid w:val="00023F41"/>
    <w:rsid w:val="00025859"/>
    <w:rsid w:val="00037232"/>
    <w:rsid w:val="00037BED"/>
    <w:rsid w:val="00042D81"/>
    <w:rsid w:val="00050238"/>
    <w:rsid w:val="00050431"/>
    <w:rsid w:val="00054278"/>
    <w:rsid w:val="00055787"/>
    <w:rsid w:val="0006175A"/>
    <w:rsid w:val="00071B50"/>
    <w:rsid w:val="00074CEF"/>
    <w:rsid w:val="00084669"/>
    <w:rsid w:val="00090498"/>
    <w:rsid w:val="00091F7F"/>
    <w:rsid w:val="00096C53"/>
    <w:rsid w:val="000A56C2"/>
    <w:rsid w:val="000A6BE5"/>
    <w:rsid w:val="000B5B16"/>
    <w:rsid w:val="000C4411"/>
    <w:rsid w:val="000C4ABE"/>
    <w:rsid w:val="000D79CE"/>
    <w:rsid w:val="000E17FD"/>
    <w:rsid w:val="000E27E7"/>
    <w:rsid w:val="000E3EC4"/>
    <w:rsid w:val="000E3FF2"/>
    <w:rsid w:val="000F0BD8"/>
    <w:rsid w:val="000F1060"/>
    <w:rsid w:val="000F3724"/>
    <w:rsid w:val="000F6A0D"/>
    <w:rsid w:val="000F6B07"/>
    <w:rsid w:val="00101DFC"/>
    <w:rsid w:val="001113EF"/>
    <w:rsid w:val="00120557"/>
    <w:rsid w:val="00123FF2"/>
    <w:rsid w:val="001240F1"/>
    <w:rsid w:val="0013337A"/>
    <w:rsid w:val="001404A4"/>
    <w:rsid w:val="00141F2B"/>
    <w:rsid w:val="00144D0F"/>
    <w:rsid w:val="001452C1"/>
    <w:rsid w:val="001452E2"/>
    <w:rsid w:val="0015603E"/>
    <w:rsid w:val="001632EF"/>
    <w:rsid w:val="00165381"/>
    <w:rsid w:val="001656E4"/>
    <w:rsid w:val="00165CC0"/>
    <w:rsid w:val="0016743D"/>
    <w:rsid w:val="00173E60"/>
    <w:rsid w:val="001748A9"/>
    <w:rsid w:val="00174C4A"/>
    <w:rsid w:val="0017521B"/>
    <w:rsid w:val="001768C6"/>
    <w:rsid w:val="0017711F"/>
    <w:rsid w:val="00182EE0"/>
    <w:rsid w:val="001968AA"/>
    <w:rsid w:val="001A1C4D"/>
    <w:rsid w:val="001A3EEE"/>
    <w:rsid w:val="001A4F5B"/>
    <w:rsid w:val="001A5136"/>
    <w:rsid w:val="001A61BB"/>
    <w:rsid w:val="001B63D2"/>
    <w:rsid w:val="001B7C46"/>
    <w:rsid w:val="001C17E3"/>
    <w:rsid w:val="001C1B4D"/>
    <w:rsid w:val="001C2906"/>
    <w:rsid w:val="001C4F0F"/>
    <w:rsid w:val="001C77EB"/>
    <w:rsid w:val="001D16B4"/>
    <w:rsid w:val="001E5332"/>
    <w:rsid w:val="001E5C34"/>
    <w:rsid w:val="001F30EA"/>
    <w:rsid w:val="001F3ED8"/>
    <w:rsid w:val="001F613E"/>
    <w:rsid w:val="001F7380"/>
    <w:rsid w:val="00201458"/>
    <w:rsid w:val="0020315B"/>
    <w:rsid w:val="0021472D"/>
    <w:rsid w:val="00214EC5"/>
    <w:rsid w:val="0021544B"/>
    <w:rsid w:val="0022006B"/>
    <w:rsid w:val="002206C5"/>
    <w:rsid w:val="00226454"/>
    <w:rsid w:val="00231627"/>
    <w:rsid w:val="002376D1"/>
    <w:rsid w:val="002415B3"/>
    <w:rsid w:val="002466A5"/>
    <w:rsid w:val="00251121"/>
    <w:rsid w:val="00252F5F"/>
    <w:rsid w:val="002532C9"/>
    <w:rsid w:val="00272B63"/>
    <w:rsid w:val="0027798E"/>
    <w:rsid w:val="002802BF"/>
    <w:rsid w:val="002978DF"/>
    <w:rsid w:val="002A7435"/>
    <w:rsid w:val="002B0912"/>
    <w:rsid w:val="002B2CFD"/>
    <w:rsid w:val="002B4DCC"/>
    <w:rsid w:val="002C07C5"/>
    <w:rsid w:val="002C1723"/>
    <w:rsid w:val="002C4479"/>
    <w:rsid w:val="002D4BDE"/>
    <w:rsid w:val="002E33A9"/>
    <w:rsid w:val="003002C1"/>
    <w:rsid w:val="003025BF"/>
    <w:rsid w:val="00304100"/>
    <w:rsid w:val="00306403"/>
    <w:rsid w:val="00306851"/>
    <w:rsid w:val="00315BEF"/>
    <w:rsid w:val="00322BBE"/>
    <w:rsid w:val="00326ABF"/>
    <w:rsid w:val="00344702"/>
    <w:rsid w:val="0035104D"/>
    <w:rsid w:val="00351281"/>
    <w:rsid w:val="003527ED"/>
    <w:rsid w:val="0035448C"/>
    <w:rsid w:val="003552B9"/>
    <w:rsid w:val="00363208"/>
    <w:rsid w:val="0036778C"/>
    <w:rsid w:val="003763BF"/>
    <w:rsid w:val="00376F75"/>
    <w:rsid w:val="00382FEE"/>
    <w:rsid w:val="00391143"/>
    <w:rsid w:val="0039380B"/>
    <w:rsid w:val="003B4E23"/>
    <w:rsid w:val="003B6290"/>
    <w:rsid w:val="003C2A90"/>
    <w:rsid w:val="003C4FB2"/>
    <w:rsid w:val="003D0D19"/>
    <w:rsid w:val="003D6D41"/>
    <w:rsid w:val="003E0939"/>
    <w:rsid w:val="003E213A"/>
    <w:rsid w:val="003E3CB8"/>
    <w:rsid w:val="003F6271"/>
    <w:rsid w:val="0040321D"/>
    <w:rsid w:val="0040647C"/>
    <w:rsid w:val="00412032"/>
    <w:rsid w:val="00412EC6"/>
    <w:rsid w:val="004132D8"/>
    <w:rsid w:val="004262DD"/>
    <w:rsid w:val="00432BC3"/>
    <w:rsid w:val="004334A5"/>
    <w:rsid w:val="00434089"/>
    <w:rsid w:val="004347F7"/>
    <w:rsid w:val="00443433"/>
    <w:rsid w:val="004531C9"/>
    <w:rsid w:val="00454366"/>
    <w:rsid w:val="0045465A"/>
    <w:rsid w:val="00456A60"/>
    <w:rsid w:val="00456BD1"/>
    <w:rsid w:val="00465EE3"/>
    <w:rsid w:val="00466868"/>
    <w:rsid w:val="004758D7"/>
    <w:rsid w:val="00481242"/>
    <w:rsid w:val="00482D54"/>
    <w:rsid w:val="004838B2"/>
    <w:rsid w:val="00486478"/>
    <w:rsid w:val="00492F60"/>
    <w:rsid w:val="004964F1"/>
    <w:rsid w:val="004A2F2E"/>
    <w:rsid w:val="004A4158"/>
    <w:rsid w:val="004A6808"/>
    <w:rsid w:val="004B0B9B"/>
    <w:rsid w:val="004B2F06"/>
    <w:rsid w:val="004C2CFA"/>
    <w:rsid w:val="004C3A6F"/>
    <w:rsid w:val="004C47AB"/>
    <w:rsid w:val="004D0DE2"/>
    <w:rsid w:val="004E2024"/>
    <w:rsid w:val="004E3966"/>
    <w:rsid w:val="004F40A6"/>
    <w:rsid w:val="004F4B38"/>
    <w:rsid w:val="004F6300"/>
    <w:rsid w:val="00501EA9"/>
    <w:rsid w:val="00507E00"/>
    <w:rsid w:val="0051779A"/>
    <w:rsid w:val="0052304D"/>
    <w:rsid w:val="00525B31"/>
    <w:rsid w:val="00530263"/>
    <w:rsid w:val="00533D97"/>
    <w:rsid w:val="005376F3"/>
    <w:rsid w:val="00562CF5"/>
    <w:rsid w:val="00573F62"/>
    <w:rsid w:val="0057496F"/>
    <w:rsid w:val="00576324"/>
    <w:rsid w:val="00581334"/>
    <w:rsid w:val="0058203F"/>
    <w:rsid w:val="00586366"/>
    <w:rsid w:val="005872A0"/>
    <w:rsid w:val="0059235C"/>
    <w:rsid w:val="00592A27"/>
    <w:rsid w:val="00593E78"/>
    <w:rsid w:val="00594193"/>
    <w:rsid w:val="005A1198"/>
    <w:rsid w:val="005A11F9"/>
    <w:rsid w:val="005B5B48"/>
    <w:rsid w:val="005B5BFF"/>
    <w:rsid w:val="005C1B90"/>
    <w:rsid w:val="005C722B"/>
    <w:rsid w:val="005C7B0E"/>
    <w:rsid w:val="005D43FC"/>
    <w:rsid w:val="005E305B"/>
    <w:rsid w:val="005E438F"/>
    <w:rsid w:val="005E53CE"/>
    <w:rsid w:val="005F46F9"/>
    <w:rsid w:val="00601CA0"/>
    <w:rsid w:val="0061329A"/>
    <w:rsid w:val="0061468A"/>
    <w:rsid w:val="006147B1"/>
    <w:rsid w:val="00622E6B"/>
    <w:rsid w:val="00634318"/>
    <w:rsid w:val="00646015"/>
    <w:rsid w:val="00655D2A"/>
    <w:rsid w:val="0065784C"/>
    <w:rsid w:val="00660BC5"/>
    <w:rsid w:val="00660CCF"/>
    <w:rsid w:val="00666C74"/>
    <w:rsid w:val="0067227F"/>
    <w:rsid w:val="00686023"/>
    <w:rsid w:val="00686732"/>
    <w:rsid w:val="00696223"/>
    <w:rsid w:val="006A116D"/>
    <w:rsid w:val="006A4727"/>
    <w:rsid w:val="006B366C"/>
    <w:rsid w:val="006B6784"/>
    <w:rsid w:val="006C0D1C"/>
    <w:rsid w:val="006C1492"/>
    <w:rsid w:val="006C2F73"/>
    <w:rsid w:val="006C371A"/>
    <w:rsid w:val="006C44D0"/>
    <w:rsid w:val="006C4696"/>
    <w:rsid w:val="006C65C7"/>
    <w:rsid w:val="006C6DDA"/>
    <w:rsid w:val="006D5374"/>
    <w:rsid w:val="006E0B5A"/>
    <w:rsid w:val="006E6475"/>
    <w:rsid w:val="006F4BCD"/>
    <w:rsid w:val="0070037F"/>
    <w:rsid w:val="00707FD0"/>
    <w:rsid w:val="00716BE9"/>
    <w:rsid w:val="0071769D"/>
    <w:rsid w:val="007176FE"/>
    <w:rsid w:val="0072575E"/>
    <w:rsid w:val="00727945"/>
    <w:rsid w:val="007322F1"/>
    <w:rsid w:val="007349EE"/>
    <w:rsid w:val="007438DE"/>
    <w:rsid w:val="00757452"/>
    <w:rsid w:val="0077352D"/>
    <w:rsid w:val="00776762"/>
    <w:rsid w:val="007768C9"/>
    <w:rsid w:val="0078192A"/>
    <w:rsid w:val="00790977"/>
    <w:rsid w:val="00792430"/>
    <w:rsid w:val="007936E7"/>
    <w:rsid w:val="00795432"/>
    <w:rsid w:val="00795791"/>
    <w:rsid w:val="0079726F"/>
    <w:rsid w:val="007A1362"/>
    <w:rsid w:val="007A207C"/>
    <w:rsid w:val="007A2202"/>
    <w:rsid w:val="007B4ED5"/>
    <w:rsid w:val="007C151D"/>
    <w:rsid w:val="007C58F9"/>
    <w:rsid w:val="007C7C91"/>
    <w:rsid w:val="007D36C0"/>
    <w:rsid w:val="007F18C0"/>
    <w:rsid w:val="007F5FDA"/>
    <w:rsid w:val="007F6B0C"/>
    <w:rsid w:val="00802874"/>
    <w:rsid w:val="008043E3"/>
    <w:rsid w:val="008103A9"/>
    <w:rsid w:val="00810C5D"/>
    <w:rsid w:val="008114E2"/>
    <w:rsid w:val="00812753"/>
    <w:rsid w:val="008166DD"/>
    <w:rsid w:val="00816D7A"/>
    <w:rsid w:val="00817743"/>
    <w:rsid w:val="008200BC"/>
    <w:rsid w:val="00821D19"/>
    <w:rsid w:val="0083232D"/>
    <w:rsid w:val="00847857"/>
    <w:rsid w:val="00852323"/>
    <w:rsid w:val="00852E0F"/>
    <w:rsid w:val="00853E23"/>
    <w:rsid w:val="00856F05"/>
    <w:rsid w:val="00857C4A"/>
    <w:rsid w:val="00871133"/>
    <w:rsid w:val="00881A07"/>
    <w:rsid w:val="00892367"/>
    <w:rsid w:val="00892C71"/>
    <w:rsid w:val="00896F7C"/>
    <w:rsid w:val="008A5611"/>
    <w:rsid w:val="008B112F"/>
    <w:rsid w:val="008B1DE0"/>
    <w:rsid w:val="008B4909"/>
    <w:rsid w:val="008C2F8C"/>
    <w:rsid w:val="008C4C2F"/>
    <w:rsid w:val="008C52A8"/>
    <w:rsid w:val="008C72EE"/>
    <w:rsid w:val="008C7680"/>
    <w:rsid w:val="008D1389"/>
    <w:rsid w:val="008D2CA8"/>
    <w:rsid w:val="008D2DEF"/>
    <w:rsid w:val="008D527F"/>
    <w:rsid w:val="008D57F5"/>
    <w:rsid w:val="008E0C9E"/>
    <w:rsid w:val="008E51AC"/>
    <w:rsid w:val="008E7E6B"/>
    <w:rsid w:val="008F2279"/>
    <w:rsid w:val="008F75F9"/>
    <w:rsid w:val="00900D24"/>
    <w:rsid w:val="00901E00"/>
    <w:rsid w:val="00907106"/>
    <w:rsid w:val="0091032D"/>
    <w:rsid w:val="009120C7"/>
    <w:rsid w:val="00927BCF"/>
    <w:rsid w:val="00931961"/>
    <w:rsid w:val="00934A5C"/>
    <w:rsid w:val="00941CAB"/>
    <w:rsid w:val="00943310"/>
    <w:rsid w:val="009436B0"/>
    <w:rsid w:val="00946CEC"/>
    <w:rsid w:val="00960B0C"/>
    <w:rsid w:val="00963418"/>
    <w:rsid w:val="0096698D"/>
    <w:rsid w:val="00967207"/>
    <w:rsid w:val="00972691"/>
    <w:rsid w:val="009736A6"/>
    <w:rsid w:val="00977E99"/>
    <w:rsid w:val="00981F6E"/>
    <w:rsid w:val="00982BB0"/>
    <w:rsid w:val="009916A0"/>
    <w:rsid w:val="009B315F"/>
    <w:rsid w:val="009B55CF"/>
    <w:rsid w:val="009B67C3"/>
    <w:rsid w:val="009C39CE"/>
    <w:rsid w:val="009C4BA5"/>
    <w:rsid w:val="009D109D"/>
    <w:rsid w:val="009E2F89"/>
    <w:rsid w:val="009E4317"/>
    <w:rsid w:val="009F3142"/>
    <w:rsid w:val="00A00027"/>
    <w:rsid w:val="00A01D9E"/>
    <w:rsid w:val="00A07D38"/>
    <w:rsid w:val="00A16BEC"/>
    <w:rsid w:val="00A32AF3"/>
    <w:rsid w:val="00A32EF5"/>
    <w:rsid w:val="00A37D96"/>
    <w:rsid w:val="00A412B0"/>
    <w:rsid w:val="00A41B40"/>
    <w:rsid w:val="00A45514"/>
    <w:rsid w:val="00A469A7"/>
    <w:rsid w:val="00A514C8"/>
    <w:rsid w:val="00A53FA0"/>
    <w:rsid w:val="00A555C9"/>
    <w:rsid w:val="00A64BD9"/>
    <w:rsid w:val="00A655B1"/>
    <w:rsid w:val="00A656F3"/>
    <w:rsid w:val="00A6701E"/>
    <w:rsid w:val="00A717D8"/>
    <w:rsid w:val="00A72379"/>
    <w:rsid w:val="00A73682"/>
    <w:rsid w:val="00A84166"/>
    <w:rsid w:val="00A909F3"/>
    <w:rsid w:val="00A92CD5"/>
    <w:rsid w:val="00A93F2C"/>
    <w:rsid w:val="00A96680"/>
    <w:rsid w:val="00AA28DF"/>
    <w:rsid w:val="00AA4629"/>
    <w:rsid w:val="00AB264E"/>
    <w:rsid w:val="00AB7301"/>
    <w:rsid w:val="00AC3826"/>
    <w:rsid w:val="00AC4B19"/>
    <w:rsid w:val="00AD25C5"/>
    <w:rsid w:val="00AD5B6D"/>
    <w:rsid w:val="00AE4A26"/>
    <w:rsid w:val="00AF3E5D"/>
    <w:rsid w:val="00B02CA2"/>
    <w:rsid w:val="00B04FF4"/>
    <w:rsid w:val="00B1443D"/>
    <w:rsid w:val="00B17F19"/>
    <w:rsid w:val="00B20132"/>
    <w:rsid w:val="00B229DF"/>
    <w:rsid w:val="00B24FB1"/>
    <w:rsid w:val="00B25DDF"/>
    <w:rsid w:val="00B30493"/>
    <w:rsid w:val="00B319E7"/>
    <w:rsid w:val="00B32500"/>
    <w:rsid w:val="00B32550"/>
    <w:rsid w:val="00B35E84"/>
    <w:rsid w:val="00B3783E"/>
    <w:rsid w:val="00B42D31"/>
    <w:rsid w:val="00B51F96"/>
    <w:rsid w:val="00B57C38"/>
    <w:rsid w:val="00B60FFB"/>
    <w:rsid w:val="00B61CD6"/>
    <w:rsid w:val="00B64696"/>
    <w:rsid w:val="00B70428"/>
    <w:rsid w:val="00B7143F"/>
    <w:rsid w:val="00B7189E"/>
    <w:rsid w:val="00B71EB6"/>
    <w:rsid w:val="00B81DAD"/>
    <w:rsid w:val="00B932E3"/>
    <w:rsid w:val="00B93A32"/>
    <w:rsid w:val="00BA1458"/>
    <w:rsid w:val="00BB086A"/>
    <w:rsid w:val="00BB0B30"/>
    <w:rsid w:val="00BB48B6"/>
    <w:rsid w:val="00BB7992"/>
    <w:rsid w:val="00BC04B3"/>
    <w:rsid w:val="00BC07B5"/>
    <w:rsid w:val="00BC4630"/>
    <w:rsid w:val="00BC4A13"/>
    <w:rsid w:val="00BC5EDB"/>
    <w:rsid w:val="00BC5F36"/>
    <w:rsid w:val="00BC7718"/>
    <w:rsid w:val="00BD0090"/>
    <w:rsid w:val="00BE184A"/>
    <w:rsid w:val="00BE1DF8"/>
    <w:rsid w:val="00BE5CE8"/>
    <w:rsid w:val="00BE6A7D"/>
    <w:rsid w:val="00BE7B96"/>
    <w:rsid w:val="00BF0C32"/>
    <w:rsid w:val="00BF4AEB"/>
    <w:rsid w:val="00BF4D18"/>
    <w:rsid w:val="00BF7133"/>
    <w:rsid w:val="00C21D08"/>
    <w:rsid w:val="00C222E9"/>
    <w:rsid w:val="00C22EE6"/>
    <w:rsid w:val="00C336D0"/>
    <w:rsid w:val="00C33C06"/>
    <w:rsid w:val="00C342E7"/>
    <w:rsid w:val="00C53895"/>
    <w:rsid w:val="00C57EAB"/>
    <w:rsid w:val="00C622CA"/>
    <w:rsid w:val="00C6294D"/>
    <w:rsid w:val="00C66C45"/>
    <w:rsid w:val="00C76C1C"/>
    <w:rsid w:val="00C777DB"/>
    <w:rsid w:val="00C87880"/>
    <w:rsid w:val="00C90BC2"/>
    <w:rsid w:val="00C9199C"/>
    <w:rsid w:val="00CA4B2C"/>
    <w:rsid w:val="00CA59CA"/>
    <w:rsid w:val="00CB0BFF"/>
    <w:rsid w:val="00CB3809"/>
    <w:rsid w:val="00CB6FBD"/>
    <w:rsid w:val="00CB7BA0"/>
    <w:rsid w:val="00CC099D"/>
    <w:rsid w:val="00CC1A3A"/>
    <w:rsid w:val="00CC3AC1"/>
    <w:rsid w:val="00CC789A"/>
    <w:rsid w:val="00CD06F4"/>
    <w:rsid w:val="00CD5507"/>
    <w:rsid w:val="00D07D66"/>
    <w:rsid w:val="00D20D6A"/>
    <w:rsid w:val="00D31523"/>
    <w:rsid w:val="00D32C3B"/>
    <w:rsid w:val="00D32E8C"/>
    <w:rsid w:val="00D4115F"/>
    <w:rsid w:val="00D42780"/>
    <w:rsid w:val="00D448A7"/>
    <w:rsid w:val="00D54080"/>
    <w:rsid w:val="00D669F6"/>
    <w:rsid w:val="00D672D4"/>
    <w:rsid w:val="00D744FA"/>
    <w:rsid w:val="00D82AA5"/>
    <w:rsid w:val="00D8558F"/>
    <w:rsid w:val="00D863AB"/>
    <w:rsid w:val="00D87189"/>
    <w:rsid w:val="00D907F5"/>
    <w:rsid w:val="00D93E33"/>
    <w:rsid w:val="00D94F22"/>
    <w:rsid w:val="00D9775E"/>
    <w:rsid w:val="00DA242B"/>
    <w:rsid w:val="00DA2D08"/>
    <w:rsid w:val="00DB0C2F"/>
    <w:rsid w:val="00DB1BD0"/>
    <w:rsid w:val="00DB3E7E"/>
    <w:rsid w:val="00DB5D7C"/>
    <w:rsid w:val="00DC02F5"/>
    <w:rsid w:val="00DC2C39"/>
    <w:rsid w:val="00DD0D11"/>
    <w:rsid w:val="00DD23CC"/>
    <w:rsid w:val="00DD2D5D"/>
    <w:rsid w:val="00DD3C91"/>
    <w:rsid w:val="00DD6FD5"/>
    <w:rsid w:val="00DD724E"/>
    <w:rsid w:val="00DE56A0"/>
    <w:rsid w:val="00DF11E2"/>
    <w:rsid w:val="00E15E9F"/>
    <w:rsid w:val="00E270B9"/>
    <w:rsid w:val="00E341CD"/>
    <w:rsid w:val="00E441A7"/>
    <w:rsid w:val="00E4506D"/>
    <w:rsid w:val="00E535BB"/>
    <w:rsid w:val="00E8581C"/>
    <w:rsid w:val="00E86A54"/>
    <w:rsid w:val="00E8740A"/>
    <w:rsid w:val="00E97DAE"/>
    <w:rsid w:val="00EB1974"/>
    <w:rsid w:val="00EB32A2"/>
    <w:rsid w:val="00EB4491"/>
    <w:rsid w:val="00EB54E3"/>
    <w:rsid w:val="00ED74D8"/>
    <w:rsid w:val="00EE22DE"/>
    <w:rsid w:val="00EE280C"/>
    <w:rsid w:val="00EF6B2E"/>
    <w:rsid w:val="00F07BD6"/>
    <w:rsid w:val="00F13B62"/>
    <w:rsid w:val="00F25B8D"/>
    <w:rsid w:val="00F30801"/>
    <w:rsid w:val="00F30DED"/>
    <w:rsid w:val="00F37FBC"/>
    <w:rsid w:val="00F4164F"/>
    <w:rsid w:val="00F42F0A"/>
    <w:rsid w:val="00F457F3"/>
    <w:rsid w:val="00F47DDF"/>
    <w:rsid w:val="00F512DB"/>
    <w:rsid w:val="00F6371A"/>
    <w:rsid w:val="00F63FEB"/>
    <w:rsid w:val="00F65C96"/>
    <w:rsid w:val="00F72EF4"/>
    <w:rsid w:val="00F7586C"/>
    <w:rsid w:val="00F77737"/>
    <w:rsid w:val="00F820B3"/>
    <w:rsid w:val="00F83010"/>
    <w:rsid w:val="00F8687D"/>
    <w:rsid w:val="00F96D4C"/>
    <w:rsid w:val="00FA229E"/>
    <w:rsid w:val="00FA2546"/>
    <w:rsid w:val="00FA3126"/>
    <w:rsid w:val="00FB1027"/>
    <w:rsid w:val="00FB2C66"/>
    <w:rsid w:val="00FC52A5"/>
    <w:rsid w:val="00FC6326"/>
    <w:rsid w:val="00FC773C"/>
    <w:rsid w:val="00FC7F81"/>
    <w:rsid w:val="00FD0CFC"/>
    <w:rsid w:val="00FD23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3B9C9"/>
  <w15:docId w15:val="{D1F0FE93-FC2A-493C-9036-7DC99D05C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66DD"/>
    <w:pPr>
      <w:widowControl w:val="0"/>
      <w:spacing w:line="360" w:lineRule="auto"/>
      <w:jc w:val="both"/>
    </w:pPr>
    <w:rPr>
      <w:rFonts w:ascii="Times New Roman" w:hAnsi="Times New Roman"/>
      <w:sz w:val="24"/>
    </w:rPr>
  </w:style>
  <w:style w:type="paragraph" w:styleId="1">
    <w:name w:val="heading 1"/>
    <w:basedOn w:val="a"/>
    <w:next w:val="a"/>
    <w:link w:val="1Char"/>
    <w:autoRedefine/>
    <w:uiPriority w:val="9"/>
    <w:qFormat/>
    <w:rsid w:val="00795791"/>
    <w:pPr>
      <w:keepNext/>
      <w:keepLines/>
      <w:numPr>
        <w:numId w:val="27"/>
      </w:numPr>
      <w:spacing w:before="340" w:after="330" w:line="578" w:lineRule="auto"/>
      <w:outlineLvl w:val="0"/>
    </w:pPr>
    <w:rPr>
      <w:rFonts w:eastAsia="黑体"/>
      <w:b/>
      <w:bCs/>
      <w:kern w:val="44"/>
      <w:sz w:val="36"/>
      <w:szCs w:val="44"/>
    </w:rPr>
  </w:style>
  <w:style w:type="paragraph" w:styleId="2">
    <w:name w:val="heading 2"/>
    <w:basedOn w:val="a"/>
    <w:next w:val="a"/>
    <w:link w:val="2Char"/>
    <w:autoRedefine/>
    <w:uiPriority w:val="9"/>
    <w:unhideWhenUsed/>
    <w:qFormat/>
    <w:rsid w:val="00795791"/>
    <w:pPr>
      <w:keepNext/>
      <w:keepLines/>
      <w:numPr>
        <w:ilvl w:val="1"/>
        <w:numId w:val="24"/>
      </w:numPr>
      <w:spacing w:before="260" w:after="260" w:line="415" w:lineRule="auto"/>
      <w:outlineLvl w:val="1"/>
    </w:pPr>
    <w:rPr>
      <w:rFonts w:eastAsia="黑体" w:cstheme="majorBidi"/>
      <w:b/>
      <w:bCs/>
      <w:sz w:val="30"/>
      <w:szCs w:val="32"/>
    </w:rPr>
  </w:style>
  <w:style w:type="paragraph" w:styleId="3">
    <w:name w:val="heading 3"/>
    <w:basedOn w:val="a"/>
    <w:next w:val="a"/>
    <w:link w:val="3Char"/>
    <w:autoRedefine/>
    <w:uiPriority w:val="9"/>
    <w:unhideWhenUsed/>
    <w:qFormat/>
    <w:rsid w:val="0045465A"/>
    <w:pPr>
      <w:keepNext/>
      <w:keepLines/>
      <w:numPr>
        <w:ilvl w:val="2"/>
        <w:numId w:val="24"/>
      </w:numPr>
      <w:spacing w:before="100" w:beforeAutospacing="1" w:after="100" w:afterAutospacing="1" w:line="415" w:lineRule="auto"/>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791"/>
    <w:rPr>
      <w:rFonts w:ascii="Times New Roman" w:eastAsia="黑体" w:hAnsi="Times New Roman"/>
      <w:b/>
      <w:bCs/>
      <w:kern w:val="44"/>
      <w:sz w:val="36"/>
      <w:szCs w:val="44"/>
    </w:rPr>
  </w:style>
  <w:style w:type="character" w:customStyle="1" w:styleId="2Char">
    <w:name w:val="标题 2 Char"/>
    <w:basedOn w:val="a0"/>
    <w:link w:val="2"/>
    <w:uiPriority w:val="9"/>
    <w:rsid w:val="00795791"/>
    <w:rPr>
      <w:rFonts w:ascii="Times New Roman" w:eastAsia="黑体" w:hAnsi="Times New Roman" w:cstheme="majorBidi"/>
      <w:b/>
      <w:bCs/>
      <w:sz w:val="30"/>
      <w:szCs w:val="32"/>
    </w:rPr>
  </w:style>
  <w:style w:type="character" w:customStyle="1" w:styleId="3Char">
    <w:name w:val="标题 3 Char"/>
    <w:basedOn w:val="a0"/>
    <w:link w:val="3"/>
    <w:uiPriority w:val="9"/>
    <w:rsid w:val="0045465A"/>
    <w:rPr>
      <w:rFonts w:ascii="Times New Roman" w:eastAsia="黑体" w:hAnsi="Times New Roman"/>
      <w:b/>
      <w:bCs/>
      <w:sz w:val="28"/>
      <w:szCs w:val="32"/>
    </w:rPr>
  </w:style>
  <w:style w:type="paragraph" w:styleId="a3">
    <w:name w:val="List Paragraph"/>
    <w:basedOn w:val="a"/>
    <w:uiPriority w:val="34"/>
    <w:qFormat/>
    <w:rsid w:val="003C4FB2"/>
    <w:pPr>
      <w:ind w:firstLineChars="200" w:firstLine="420"/>
    </w:pPr>
  </w:style>
  <w:style w:type="paragraph" w:styleId="a4">
    <w:name w:val="header"/>
    <w:basedOn w:val="a"/>
    <w:link w:val="Char"/>
    <w:uiPriority w:val="99"/>
    <w:semiHidden/>
    <w:unhideWhenUsed/>
    <w:rsid w:val="00B319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B319E7"/>
    <w:rPr>
      <w:sz w:val="18"/>
      <w:szCs w:val="18"/>
    </w:rPr>
  </w:style>
  <w:style w:type="paragraph" w:styleId="a5">
    <w:name w:val="footer"/>
    <w:basedOn w:val="a"/>
    <w:link w:val="Char0"/>
    <w:uiPriority w:val="99"/>
    <w:semiHidden/>
    <w:unhideWhenUsed/>
    <w:rsid w:val="00B319E7"/>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B319E7"/>
    <w:rPr>
      <w:sz w:val="18"/>
      <w:szCs w:val="18"/>
    </w:rPr>
  </w:style>
  <w:style w:type="table" w:styleId="a6">
    <w:name w:val="Table Grid"/>
    <w:basedOn w:val="a1"/>
    <w:uiPriority w:val="59"/>
    <w:rsid w:val="00496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4964F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7">
    <w:name w:val="Balloon Text"/>
    <w:basedOn w:val="a"/>
    <w:link w:val="Char1"/>
    <w:uiPriority w:val="99"/>
    <w:semiHidden/>
    <w:unhideWhenUsed/>
    <w:rsid w:val="00931961"/>
    <w:rPr>
      <w:sz w:val="18"/>
      <w:szCs w:val="18"/>
    </w:rPr>
  </w:style>
  <w:style w:type="character" w:customStyle="1" w:styleId="Char1">
    <w:name w:val="批注框文本 Char"/>
    <w:basedOn w:val="a0"/>
    <w:link w:val="a7"/>
    <w:uiPriority w:val="99"/>
    <w:semiHidden/>
    <w:rsid w:val="00931961"/>
    <w:rPr>
      <w:sz w:val="18"/>
      <w:szCs w:val="18"/>
    </w:rPr>
  </w:style>
  <w:style w:type="character" w:customStyle="1" w:styleId="apple-converted-space">
    <w:name w:val="apple-converted-space"/>
    <w:basedOn w:val="a0"/>
    <w:rsid w:val="006B6784"/>
  </w:style>
  <w:style w:type="table" w:customStyle="1" w:styleId="11">
    <w:name w:val="浅色列表1"/>
    <w:basedOn w:val="a1"/>
    <w:uiPriority w:val="61"/>
    <w:rsid w:val="00DB1BD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0">
    <w:name w:val="浅色底纹2"/>
    <w:basedOn w:val="a1"/>
    <w:uiPriority w:val="60"/>
    <w:rsid w:val="00F7586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8">
    <w:name w:val="Document Map"/>
    <w:basedOn w:val="a"/>
    <w:link w:val="Char2"/>
    <w:uiPriority w:val="99"/>
    <w:semiHidden/>
    <w:unhideWhenUsed/>
    <w:rsid w:val="00D4115F"/>
    <w:rPr>
      <w:rFonts w:ascii="宋体" w:eastAsia="宋体"/>
      <w:sz w:val="18"/>
      <w:szCs w:val="18"/>
    </w:rPr>
  </w:style>
  <w:style w:type="character" w:customStyle="1" w:styleId="Char2">
    <w:name w:val="文档结构图 Char"/>
    <w:basedOn w:val="a0"/>
    <w:link w:val="a8"/>
    <w:uiPriority w:val="99"/>
    <w:semiHidden/>
    <w:rsid w:val="00D4115F"/>
    <w:rPr>
      <w:rFonts w:ascii="宋体" w:eastAsia="宋体"/>
      <w:sz w:val="18"/>
      <w:szCs w:val="18"/>
    </w:rPr>
  </w:style>
  <w:style w:type="paragraph" w:styleId="a9">
    <w:name w:val="Date"/>
    <w:basedOn w:val="a"/>
    <w:next w:val="a"/>
    <w:link w:val="Char3"/>
    <w:uiPriority w:val="99"/>
    <w:semiHidden/>
    <w:unhideWhenUsed/>
    <w:rsid w:val="00852E0F"/>
    <w:pPr>
      <w:ind w:leftChars="2500" w:left="100"/>
    </w:pPr>
  </w:style>
  <w:style w:type="character" w:customStyle="1" w:styleId="Char3">
    <w:name w:val="日期 Char"/>
    <w:basedOn w:val="a0"/>
    <w:link w:val="a9"/>
    <w:uiPriority w:val="99"/>
    <w:semiHidden/>
    <w:rsid w:val="00852E0F"/>
  </w:style>
  <w:style w:type="paragraph" w:styleId="TOC">
    <w:name w:val="TOC Heading"/>
    <w:basedOn w:val="1"/>
    <w:next w:val="a"/>
    <w:uiPriority w:val="39"/>
    <w:unhideWhenUsed/>
    <w:qFormat/>
    <w:rsid w:val="0072575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72575E"/>
  </w:style>
  <w:style w:type="paragraph" w:styleId="21">
    <w:name w:val="toc 2"/>
    <w:basedOn w:val="a"/>
    <w:next w:val="a"/>
    <w:autoRedefine/>
    <w:uiPriority w:val="39"/>
    <w:unhideWhenUsed/>
    <w:rsid w:val="0072575E"/>
    <w:pPr>
      <w:ind w:leftChars="200" w:left="420"/>
    </w:pPr>
  </w:style>
  <w:style w:type="paragraph" w:styleId="30">
    <w:name w:val="toc 3"/>
    <w:basedOn w:val="a"/>
    <w:next w:val="a"/>
    <w:autoRedefine/>
    <w:uiPriority w:val="39"/>
    <w:unhideWhenUsed/>
    <w:rsid w:val="0072575E"/>
    <w:pPr>
      <w:ind w:leftChars="400" w:left="840"/>
    </w:pPr>
  </w:style>
  <w:style w:type="character" w:styleId="aa">
    <w:name w:val="Hyperlink"/>
    <w:basedOn w:val="a0"/>
    <w:uiPriority w:val="99"/>
    <w:unhideWhenUsed/>
    <w:rsid w:val="0072575E"/>
    <w:rPr>
      <w:color w:val="0000FF" w:themeColor="hyperlink"/>
      <w:u w:val="single"/>
    </w:rPr>
  </w:style>
  <w:style w:type="paragraph" w:customStyle="1" w:styleId="ab">
    <w:name w:val="毕设正文格式"/>
    <w:basedOn w:val="ac"/>
    <w:link w:val="Char4"/>
    <w:qFormat/>
    <w:rsid w:val="008103A9"/>
    <w:pPr>
      <w:spacing w:line="360" w:lineRule="exact"/>
      <w:ind w:firstLineChars="205" w:firstLine="492"/>
    </w:pPr>
    <w:rPr>
      <w:szCs w:val="24"/>
    </w:rPr>
  </w:style>
  <w:style w:type="character" w:customStyle="1" w:styleId="Char4">
    <w:name w:val="毕设正文格式 Char"/>
    <w:basedOn w:val="Char5"/>
    <w:link w:val="ab"/>
    <w:rsid w:val="008103A9"/>
    <w:rPr>
      <w:rFonts w:ascii="宋体" w:eastAsia="宋体" w:hAnsi="Courier New" w:cs="Courier New"/>
      <w:sz w:val="24"/>
      <w:szCs w:val="24"/>
    </w:rPr>
  </w:style>
  <w:style w:type="paragraph" w:styleId="ac">
    <w:name w:val="Plain Text"/>
    <w:basedOn w:val="a"/>
    <w:link w:val="Char5"/>
    <w:uiPriority w:val="99"/>
    <w:semiHidden/>
    <w:unhideWhenUsed/>
    <w:rsid w:val="008103A9"/>
    <w:rPr>
      <w:rFonts w:ascii="宋体" w:eastAsia="宋体" w:hAnsi="Courier New" w:cs="Courier New"/>
      <w:szCs w:val="21"/>
    </w:rPr>
  </w:style>
  <w:style w:type="character" w:customStyle="1" w:styleId="Char5">
    <w:name w:val="纯文本 Char"/>
    <w:basedOn w:val="a0"/>
    <w:link w:val="ac"/>
    <w:uiPriority w:val="99"/>
    <w:semiHidden/>
    <w:rsid w:val="008103A9"/>
    <w:rPr>
      <w:rFonts w:ascii="宋体" w:eastAsia="宋体" w:hAnsi="Courier New" w:cs="Courier New"/>
      <w:szCs w:val="21"/>
    </w:rPr>
  </w:style>
  <w:style w:type="character" w:styleId="ad">
    <w:name w:val="annotation reference"/>
    <w:basedOn w:val="a0"/>
    <w:uiPriority w:val="99"/>
    <w:semiHidden/>
    <w:unhideWhenUsed/>
    <w:rsid w:val="001C2906"/>
    <w:rPr>
      <w:sz w:val="21"/>
      <w:szCs w:val="21"/>
    </w:rPr>
  </w:style>
  <w:style w:type="paragraph" w:styleId="ae">
    <w:name w:val="annotation text"/>
    <w:basedOn w:val="a"/>
    <w:link w:val="Char6"/>
    <w:uiPriority w:val="99"/>
    <w:semiHidden/>
    <w:unhideWhenUsed/>
    <w:rsid w:val="001C2906"/>
    <w:pPr>
      <w:jc w:val="left"/>
    </w:pPr>
  </w:style>
  <w:style w:type="character" w:customStyle="1" w:styleId="Char6">
    <w:name w:val="批注文字 Char"/>
    <w:basedOn w:val="a0"/>
    <w:link w:val="ae"/>
    <w:uiPriority w:val="99"/>
    <w:semiHidden/>
    <w:rsid w:val="001C2906"/>
    <w:rPr>
      <w:rFonts w:ascii="Times New Roman" w:hAnsi="Times New Roman"/>
      <w:sz w:val="24"/>
    </w:rPr>
  </w:style>
  <w:style w:type="paragraph" w:styleId="af">
    <w:name w:val="annotation subject"/>
    <w:basedOn w:val="ae"/>
    <w:next w:val="ae"/>
    <w:link w:val="Char7"/>
    <w:uiPriority w:val="99"/>
    <w:semiHidden/>
    <w:unhideWhenUsed/>
    <w:rsid w:val="001C2906"/>
    <w:rPr>
      <w:b/>
      <w:bCs/>
    </w:rPr>
  </w:style>
  <w:style w:type="character" w:customStyle="1" w:styleId="Char7">
    <w:name w:val="批注主题 Char"/>
    <w:basedOn w:val="Char6"/>
    <w:link w:val="af"/>
    <w:uiPriority w:val="99"/>
    <w:semiHidden/>
    <w:rsid w:val="001C2906"/>
    <w:rPr>
      <w:rFonts w:ascii="Times New Roman" w:hAnsi="Times New Roman"/>
      <w:b/>
      <w:bCs/>
      <w:sz w:val="24"/>
    </w:rPr>
  </w:style>
  <w:style w:type="paragraph" w:styleId="af0">
    <w:name w:val="caption"/>
    <w:basedOn w:val="a"/>
    <w:next w:val="a"/>
    <w:uiPriority w:val="35"/>
    <w:unhideWhenUsed/>
    <w:qFormat/>
    <w:rsid w:val="0016743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170">
      <w:bodyDiv w:val="1"/>
      <w:marLeft w:val="0"/>
      <w:marRight w:val="0"/>
      <w:marTop w:val="0"/>
      <w:marBottom w:val="0"/>
      <w:divBdr>
        <w:top w:val="none" w:sz="0" w:space="0" w:color="auto"/>
        <w:left w:val="none" w:sz="0" w:space="0" w:color="auto"/>
        <w:bottom w:val="none" w:sz="0" w:space="0" w:color="auto"/>
        <w:right w:val="none" w:sz="0" w:space="0" w:color="auto"/>
      </w:divBdr>
    </w:div>
    <w:div w:id="135337808">
      <w:bodyDiv w:val="1"/>
      <w:marLeft w:val="0"/>
      <w:marRight w:val="0"/>
      <w:marTop w:val="0"/>
      <w:marBottom w:val="0"/>
      <w:divBdr>
        <w:top w:val="none" w:sz="0" w:space="0" w:color="auto"/>
        <w:left w:val="none" w:sz="0" w:space="0" w:color="auto"/>
        <w:bottom w:val="none" w:sz="0" w:space="0" w:color="auto"/>
        <w:right w:val="none" w:sz="0" w:space="0" w:color="auto"/>
      </w:divBdr>
    </w:div>
    <w:div w:id="361368286">
      <w:bodyDiv w:val="1"/>
      <w:marLeft w:val="0"/>
      <w:marRight w:val="0"/>
      <w:marTop w:val="0"/>
      <w:marBottom w:val="0"/>
      <w:divBdr>
        <w:top w:val="none" w:sz="0" w:space="0" w:color="auto"/>
        <w:left w:val="none" w:sz="0" w:space="0" w:color="auto"/>
        <w:bottom w:val="none" w:sz="0" w:space="0" w:color="auto"/>
        <w:right w:val="none" w:sz="0" w:space="0" w:color="auto"/>
      </w:divBdr>
    </w:div>
    <w:div w:id="689985570">
      <w:bodyDiv w:val="1"/>
      <w:marLeft w:val="0"/>
      <w:marRight w:val="0"/>
      <w:marTop w:val="0"/>
      <w:marBottom w:val="0"/>
      <w:divBdr>
        <w:top w:val="none" w:sz="0" w:space="0" w:color="auto"/>
        <w:left w:val="none" w:sz="0" w:space="0" w:color="auto"/>
        <w:bottom w:val="none" w:sz="0" w:space="0" w:color="auto"/>
        <w:right w:val="none" w:sz="0" w:space="0" w:color="auto"/>
      </w:divBdr>
    </w:div>
    <w:div w:id="723871694">
      <w:bodyDiv w:val="1"/>
      <w:marLeft w:val="0"/>
      <w:marRight w:val="0"/>
      <w:marTop w:val="0"/>
      <w:marBottom w:val="0"/>
      <w:divBdr>
        <w:top w:val="none" w:sz="0" w:space="0" w:color="auto"/>
        <w:left w:val="none" w:sz="0" w:space="0" w:color="auto"/>
        <w:bottom w:val="none" w:sz="0" w:space="0" w:color="auto"/>
        <w:right w:val="none" w:sz="0" w:space="0" w:color="auto"/>
      </w:divBdr>
    </w:div>
    <w:div w:id="1037511675">
      <w:bodyDiv w:val="1"/>
      <w:marLeft w:val="0"/>
      <w:marRight w:val="0"/>
      <w:marTop w:val="0"/>
      <w:marBottom w:val="0"/>
      <w:divBdr>
        <w:top w:val="none" w:sz="0" w:space="0" w:color="auto"/>
        <w:left w:val="none" w:sz="0" w:space="0" w:color="auto"/>
        <w:bottom w:val="none" w:sz="0" w:space="0" w:color="auto"/>
        <w:right w:val="none" w:sz="0" w:space="0" w:color="auto"/>
      </w:divBdr>
    </w:div>
    <w:div w:id="1047874340">
      <w:bodyDiv w:val="1"/>
      <w:marLeft w:val="0"/>
      <w:marRight w:val="0"/>
      <w:marTop w:val="0"/>
      <w:marBottom w:val="0"/>
      <w:divBdr>
        <w:top w:val="none" w:sz="0" w:space="0" w:color="auto"/>
        <w:left w:val="none" w:sz="0" w:space="0" w:color="auto"/>
        <w:bottom w:val="none" w:sz="0" w:space="0" w:color="auto"/>
        <w:right w:val="none" w:sz="0" w:space="0" w:color="auto"/>
      </w:divBdr>
    </w:div>
    <w:div w:id="1241718794">
      <w:bodyDiv w:val="1"/>
      <w:marLeft w:val="0"/>
      <w:marRight w:val="0"/>
      <w:marTop w:val="0"/>
      <w:marBottom w:val="0"/>
      <w:divBdr>
        <w:top w:val="none" w:sz="0" w:space="0" w:color="auto"/>
        <w:left w:val="none" w:sz="0" w:space="0" w:color="auto"/>
        <w:bottom w:val="none" w:sz="0" w:space="0" w:color="auto"/>
        <w:right w:val="none" w:sz="0" w:space="0" w:color="auto"/>
      </w:divBdr>
    </w:div>
    <w:div w:id="1313947820">
      <w:bodyDiv w:val="1"/>
      <w:marLeft w:val="0"/>
      <w:marRight w:val="0"/>
      <w:marTop w:val="0"/>
      <w:marBottom w:val="0"/>
      <w:divBdr>
        <w:top w:val="none" w:sz="0" w:space="0" w:color="auto"/>
        <w:left w:val="none" w:sz="0" w:space="0" w:color="auto"/>
        <w:bottom w:val="none" w:sz="0" w:space="0" w:color="auto"/>
        <w:right w:val="none" w:sz="0" w:space="0" w:color="auto"/>
      </w:divBdr>
    </w:div>
    <w:div w:id="1454324519">
      <w:bodyDiv w:val="1"/>
      <w:marLeft w:val="0"/>
      <w:marRight w:val="0"/>
      <w:marTop w:val="0"/>
      <w:marBottom w:val="0"/>
      <w:divBdr>
        <w:top w:val="none" w:sz="0" w:space="0" w:color="auto"/>
        <w:left w:val="none" w:sz="0" w:space="0" w:color="auto"/>
        <w:bottom w:val="none" w:sz="0" w:space="0" w:color="auto"/>
        <w:right w:val="none" w:sz="0" w:space="0" w:color="auto"/>
      </w:divBdr>
    </w:div>
    <w:div w:id="1476600186">
      <w:bodyDiv w:val="1"/>
      <w:marLeft w:val="0"/>
      <w:marRight w:val="0"/>
      <w:marTop w:val="0"/>
      <w:marBottom w:val="0"/>
      <w:divBdr>
        <w:top w:val="none" w:sz="0" w:space="0" w:color="auto"/>
        <w:left w:val="none" w:sz="0" w:space="0" w:color="auto"/>
        <w:bottom w:val="none" w:sz="0" w:space="0" w:color="auto"/>
        <w:right w:val="none" w:sz="0" w:space="0" w:color="auto"/>
      </w:divBdr>
    </w:div>
    <w:div w:id="1536693969">
      <w:bodyDiv w:val="1"/>
      <w:marLeft w:val="0"/>
      <w:marRight w:val="0"/>
      <w:marTop w:val="0"/>
      <w:marBottom w:val="0"/>
      <w:divBdr>
        <w:top w:val="none" w:sz="0" w:space="0" w:color="auto"/>
        <w:left w:val="none" w:sz="0" w:space="0" w:color="auto"/>
        <w:bottom w:val="none" w:sz="0" w:space="0" w:color="auto"/>
        <w:right w:val="none" w:sz="0" w:space="0" w:color="auto"/>
      </w:divBdr>
    </w:div>
    <w:div w:id="1634671569">
      <w:bodyDiv w:val="1"/>
      <w:marLeft w:val="0"/>
      <w:marRight w:val="0"/>
      <w:marTop w:val="0"/>
      <w:marBottom w:val="0"/>
      <w:divBdr>
        <w:top w:val="none" w:sz="0" w:space="0" w:color="auto"/>
        <w:left w:val="none" w:sz="0" w:space="0" w:color="auto"/>
        <w:bottom w:val="none" w:sz="0" w:space="0" w:color="auto"/>
        <w:right w:val="none" w:sz="0" w:space="0" w:color="auto"/>
      </w:divBdr>
    </w:div>
    <w:div w:id="1753551030">
      <w:bodyDiv w:val="1"/>
      <w:marLeft w:val="0"/>
      <w:marRight w:val="0"/>
      <w:marTop w:val="0"/>
      <w:marBottom w:val="0"/>
      <w:divBdr>
        <w:top w:val="none" w:sz="0" w:space="0" w:color="auto"/>
        <w:left w:val="none" w:sz="0" w:space="0" w:color="auto"/>
        <w:bottom w:val="none" w:sz="0" w:space="0" w:color="auto"/>
        <w:right w:val="none" w:sz="0" w:space="0" w:color="auto"/>
      </w:divBdr>
    </w:div>
    <w:div w:id="2021618933">
      <w:bodyDiv w:val="1"/>
      <w:marLeft w:val="0"/>
      <w:marRight w:val="0"/>
      <w:marTop w:val="0"/>
      <w:marBottom w:val="0"/>
      <w:divBdr>
        <w:top w:val="none" w:sz="0" w:space="0" w:color="auto"/>
        <w:left w:val="none" w:sz="0" w:space="0" w:color="auto"/>
        <w:bottom w:val="none" w:sz="0" w:space="0" w:color="auto"/>
        <w:right w:val="none" w:sz="0" w:space="0" w:color="auto"/>
      </w:divBdr>
    </w:div>
    <w:div w:id="2064477036">
      <w:bodyDiv w:val="1"/>
      <w:marLeft w:val="0"/>
      <w:marRight w:val="0"/>
      <w:marTop w:val="0"/>
      <w:marBottom w:val="0"/>
      <w:divBdr>
        <w:top w:val="none" w:sz="0" w:space="0" w:color="auto"/>
        <w:left w:val="none" w:sz="0" w:space="0" w:color="auto"/>
        <w:bottom w:val="none" w:sz="0" w:space="0" w:color="auto"/>
        <w:right w:val="none" w:sz="0" w:space="0" w:color="auto"/>
      </w:divBdr>
    </w:div>
    <w:div w:id="211474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Microsoft_Visio_2003-2010___6.vsd"/><Relationship Id="rId42" Type="http://schemas.openxmlformats.org/officeDocument/2006/relationships/image" Target="media/image17.emf"/><Relationship Id="rId47" Type="http://schemas.openxmlformats.org/officeDocument/2006/relationships/oleObject" Target="embeddings/Microsoft_Visio_2003-2010___18.vsd"/><Relationship Id="rId63" Type="http://schemas.openxmlformats.org/officeDocument/2006/relationships/oleObject" Target="embeddings/Microsoft_Visio_2003-2010___26.vsd"/><Relationship Id="rId68" Type="http://schemas.openxmlformats.org/officeDocument/2006/relationships/image" Target="media/image30.emf"/><Relationship Id="rId16" Type="http://schemas.openxmlformats.org/officeDocument/2006/relationships/image" Target="media/image4.emf"/><Relationship Id="rId11" Type="http://schemas.openxmlformats.org/officeDocument/2006/relationships/oleObject" Target="embeddings/Microsoft_Visio_2003-2010___1.vsd"/><Relationship Id="rId32" Type="http://schemas.openxmlformats.org/officeDocument/2006/relationships/image" Target="media/image12.emf"/><Relationship Id="rId37" Type="http://schemas.openxmlformats.org/officeDocument/2006/relationships/oleObject" Target="embeddings/Microsoft_Visio_2003-2010___13.vsd"/><Relationship Id="rId53" Type="http://schemas.openxmlformats.org/officeDocument/2006/relationships/oleObject" Target="embeddings/Microsoft_Visio_2003-2010___21.vsd"/><Relationship Id="rId58" Type="http://schemas.openxmlformats.org/officeDocument/2006/relationships/image" Target="media/image25.emf"/><Relationship Id="rId74" Type="http://schemas.openxmlformats.org/officeDocument/2006/relationships/oleObject" Target="embeddings/Microsoft_Visio_2003-2010___31.vsd"/><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Microsoft_Visio_2003-2010___25.vsd"/><Relationship Id="rId19" Type="http://schemas.openxmlformats.org/officeDocument/2006/relationships/oleObject" Target="embeddings/Microsoft_Visio_2003-2010___5.vsd"/><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__8.vsd"/><Relationship Id="rId30" Type="http://schemas.openxmlformats.org/officeDocument/2006/relationships/image" Target="media/image11.emf"/><Relationship Id="rId35" Type="http://schemas.openxmlformats.org/officeDocument/2006/relationships/oleObject" Target="embeddings/Microsoft_Visio_2003-2010___12.vsd"/><Relationship Id="rId43" Type="http://schemas.openxmlformats.org/officeDocument/2006/relationships/oleObject" Target="embeddings/Microsoft_Visio_2003-2010___16.vsd"/><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image" Target="media/image28.emf"/><Relationship Id="rId69" Type="http://schemas.openxmlformats.org/officeDocument/2006/relationships/oleObject" Target="embeddings/Microsoft_Visio_2003-2010___29.vsd"/><Relationship Id="rId77" Type="http://schemas.openxmlformats.org/officeDocument/2006/relationships/image" Target="media/image35.emf"/><Relationship Id="rId8" Type="http://schemas.openxmlformats.org/officeDocument/2006/relationships/comments" Target="comments.xml"/><Relationship Id="rId51" Type="http://schemas.openxmlformats.org/officeDocument/2006/relationships/oleObject" Target="embeddings/Microsoft_Visio_2003-2010___20.vsd"/><Relationship Id="rId72" Type="http://schemas.openxmlformats.org/officeDocument/2006/relationships/image" Target="media/image32.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Microsoft_Visio_2003-2010___4.vsd"/><Relationship Id="rId25" Type="http://schemas.openxmlformats.org/officeDocument/2006/relationships/package" Target="embeddings/Microsoft_Excel____1.xlsx"/><Relationship Id="rId33" Type="http://schemas.openxmlformats.org/officeDocument/2006/relationships/oleObject" Target="embeddings/Microsoft_Visio_2003-2010___11.vsd"/><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Microsoft_Visio_2003-2010___24.vsd"/><Relationship Id="rId67" Type="http://schemas.openxmlformats.org/officeDocument/2006/relationships/oleObject" Target="embeddings/Microsoft_Visio_2003-2010___28.vsd"/><Relationship Id="rId20" Type="http://schemas.openxmlformats.org/officeDocument/2006/relationships/image" Target="media/image6.emf"/><Relationship Id="rId41" Type="http://schemas.openxmlformats.org/officeDocument/2006/relationships/oleObject" Target="embeddings/Microsoft_Visio_2003-2010___15.vsd"/><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__3.vsd"/><Relationship Id="rId23" Type="http://schemas.openxmlformats.org/officeDocument/2006/relationships/oleObject" Target="embeddings/Microsoft_Visio_2003-2010___7.vsd"/><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Microsoft_Visio_2003-2010___19.vsd"/><Relationship Id="rId57" Type="http://schemas.openxmlformats.org/officeDocument/2006/relationships/oleObject" Target="embeddings/Microsoft_Visio_2003-2010___23.vsd"/><Relationship Id="rId10" Type="http://schemas.openxmlformats.org/officeDocument/2006/relationships/image" Target="media/image1.emf"/><Relationship Id="rId31" Type="http://schemas.openxmlformats.org/officeDocument/2006/relationships/oleObject" Target="embeddings/Microsoft_Visio_2003-2010___10.vsd"/><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oleObject" Target="embeddings/Microsoft_Visio_2003-2010___27.vsd"/><Relationship Id="rId73" Type="http://schemas.openxmlformats.org/officeDocument/2006/relationships/image" Target="media/image33.emf"/><Relationship Id="rId78" Type="http://schemas.openxmlformats.org/officeDocument/2006/relationships/oleObject" Target="embeddings/Microsoft_Visio_2003-2010___33.vsd"/><Relationship Id="rId8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Microsoft_Visio_2003-2010___2.vsd"/><Relationship Id="rId18" Type="http://schemas.openxmlformats.org/officeDocument/2006/relationships/image" Target="media/image5.emf"/><Relationship Id="rId39" Type="http://schemas.openxmlformats.org/officeDocument/2006/relationships/oleObject" Target="embeddings/Microsoft_Visio_2003-2010___14.vsd"/><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oleObject" Target="embeddings/Microsoft_Visio_2003-2010___22.vsd"/><Relationship Id="rId76" Type="http://schemas.openxmlformats.org/officeDocument/2006/relationships/oleObject" Target="embeddings/Microsoft_Visio_2003-2010___32.vsd"/><Relationship Id="rId7" Type="http://schemas.openxmlformats.org/officeDocument/2006/relationships/endnotes" Target="endnotes.xml"/><Relationship Id="rId71" Type="http://schemas.openxmlformats.org/officeDocument/2006/relationships/oleObject" Target="embeddings/Microsoft_Visio_2003-2010___30.vsd"/><Relationship Id="rId2" Type="http://schemas.openxmlformats.org/officeDocument/2006/relationships/numbering" Target="numbering.xml"/><Relationship Id="rId29" Type="http://schemas.openxmlformats.org/officeDocument/2006/relationships/oleObject" Target="embeddings/Microsoft_Visio_2003-2010___9.vsd"/><Relationship Id="rId24" Type="http://schemas.openxmlformats.org/officeDocument/2006/relationships/image" Target="media/image8.emf"/><Relationship Id="rId40" Type="http://schemas.openxmlformats.org/officeDocument/2006/relationships/image" Target="media/image16.emf"/><Relationship Id="rId45" Type="http://schemas.openxmlformats.org/officeDocument/2006/relationships/oleObject" Target="embeddings/Microsoft_Visio_2003-2010___17.vsd"/><Relationship Id="rId66" Type="http://schemas.openxmlformats.org/officeDocument/2006/relationships/image" Target="media/image2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0F3AA9-D880-4FE5-B70E-B8BA15FC5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4445</Words>
  <Characters>25339</Characters>
  <Application>Microsoft Office Word</Application>
  <DocSecurity>0</DocSecurity>
  <Lines>211</Lines>
  <Paragraphs>59</Paragraphs>
  <ScaleCrop>false</ScaleCrop>
  <Company/>
  <LinksUpToDate>false</LinksUpToDate>
  <CharactersWithSpaces>29725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walkinnet</dc:creator>
  <cp:lastModifiedBy>suhang</cp:lastModifiedBy>
  <cp:revision>15</cp:revision>
  <dcterms:created xsi:type="dcterms:W3CDTF">2016-05-15T04:14:00Z</dcterms:created>
  <dcterms:modified xsi:type="dcterms:W3CDTF">2016-05-16T07:11:00Z</dcterms:modified>
</cp:coreProperties>
</file>